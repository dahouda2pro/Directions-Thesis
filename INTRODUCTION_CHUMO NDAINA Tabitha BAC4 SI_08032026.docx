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EB2B" w14:textId="77777777" w:rsidR="005500CC" w:rsidRPr="0057298A" w:rsidRDefault="00F73C78" w:rsidP="005500CC">
      <w:pPr>
        <w:ind w:firstLine="2410"/>
        <w:rPr>
          <w:rFonts w:ascii="Times New Roman" w:hAnsi="Times New Roman" w:cs="Times New Roman"/>
          <w:sz w:val="24"/>
          <w:szCs w:val="24"/>
        </w:rPr>
      </w:pPr>
      <w:r>
        <w:t xml:space="preserve">                    </w:t>
      </w:r>
      <w:r w:rsidR="005500CC" w:rsidRPr="0057298A">
        <w:rPr>
          <w:rFonts w:ascii="Times New Roman" w:hAnsi="Times New Roman" w:cs="Times New Roman"/>
          <w:sz w:val="24"/>
          <w:szCs w:val="24"/>
        </w:rPr>
        <w:t>EPIGRAPHE</w:t>
      </w:r>
    </w:p>
    <w:p w14:paraId="5868C2A9" w14:textId="77777777" w:rsidR="005500CC" w:rsidRPr="0057298A" w:rsidRDefault="005500CC" w:rsidP="005500CC">
      <w:pPr>
        <w:ind w:firstLine="2410"/>
        <w:rPr>
          <w:rFonts w:ascii="Times New Roman" w:hAnsi="Times New Roman" w:cs="Times New Roman"/>
          <w:sz w:val="24"/>
          <w:szCs w:val="24"/>
        </w:rPr>
      </w:pPr>
    </w:p>
    <w:p w14:paraId="4600B8C4" w14:textId="77777777" w:rsidR="005500CC" w:rsidRPr="0057298A" w:rsidRDefault="005500CC" w:rsidP="005500CC">
      <w:pPr>
        <w:ind w:firstLine="2410"/>
        <w:rPr>
          <w:rFonts w:ascii="Times New Roman" w:hAnsi="Times New Roman" w:cs="Times New Roman"/>
          <w:sz w:val="24"/>
          <w:szCs w:val="24"/>
        </w:rPr>
      </w:pPr>
    </w:p>
    <w:p w14:paraId="24BD1C35" w14:textId="77777777" w:rsidR="005500CC" w:rsidRPr="0057298A" w:rsidRDefault="005500CC" w:rsidP="007C40F8">
      <w:pPr>
        <w:jc w:val="both"/>
        <w:rPr>
          <w:rFonts w:ascii="Times New Roman" w:hAnsi="Times New Roman" w:cs="Times New Roman"/>
          <w:sz w:val="24"/>
          <w:szCs w:val="24"/>
        </w:rPr>
      </w:pPr>
      <w:r w:rsidRPr="0057298A">
        <w:rPr>
          <w:rFonts w:ascii="Times New Roman" w:hAnsi="Times New Roman" w:cs="Times New Roman"/>
          <w:sz w:val="24"/>
          <w:szCs w:val="24"/>
        </w:rPr>
        <w:t>« Le véritable signe de l’intelligence, ce n’est pas la connaissance mais l’imagination »</w:t>
      </w:r>
    </w:p>
    <w:p w14:paraId="05EFF167" w14:textId="77777777" w:rsidR="005500CC" w:rsidRPr="0057298A" w:rsidRDefault="005500CC" w:rsidP="005500CC">
      <w:pPr>
        <w:rPr>
          <w:rFonts w:ascii="Times New Roman" w:hAnsi="Times New Roman" w:cs="Times New Roman"/>
          <w:sz w:val="24"/>
          <w:szCs w:val="24"/>
        </w:rPr>
      </w:pPr>
    </w:p>
    <w:p w14:paraId="610CAF38" w14:textId="77777777" w:rsidR="005500CC" w:rsidRPr="0057298A" w:rsidRDefault="005500CC" w:rsidP="005500CC">
      <w:pPr>
        <w:rPr>
          <w:rFonts w:ascii="Times New Roman" w:hAnsi="Times New Roman" w:cs="Times New Roman"/>
          <w:sz w:val="24"/>
          <w:szCs w:val="24"/>
        </w:rPr>
      </w:pPr>
    </w:p>
    <w:p w14:paraId="3EAAD707" w14:textId="77777777" w:rsidR="005500CC" w:rsidRPr="0057298A" w:rsidRDefault="005500CC" w:rsidP="005500CC">
      <w:pPr>
        <w:rPr>
          <w:rFonts w:ascii="Times New Roman" w:hAnsi="Times New Roman" w:cs="Times New Roman"/>
          <w:sz w:val="24"/>
          <w:szCs w:val="24"/>
        </w:rPr>
      </w:pPr>
      <w:r w:rsidRPr="0057298A">
        <w:rPr>
          <w:rFonts w:ascii="Times New Roman" w:hAnsi="Times New Roman" w:cs="Times New Roman"/>
          <w:sz w:val="24"/>
          <w:szCs w:val="24"/>
        </w:rPr>
        <w:t xml:space="preserve">                                                                                                 Albert Einstein</w:t>
      </w:r>
    </w:p>
    <w:p w14:paraId="3B07FFA9" w14:textId="77777777" w:rsidR="005500CC" w:rsidRPr="0057298A" w:rsidRDefault="005500CC" w:rsidP="005500CC">
      <w:pPr>
        <w:rPr>
          <w:rFonts w:ascii="Times New Roman" w:hAnsi="Times New Roman" w:cs="Times New Roman"/>
          <w:sz w:val="24"/>
          <w:szCs w:val="24"/>
        </w:rPr>
      </w:pPr>
    </w:p>
    <w:p w14:paraId="3CE7C140" w14:textId="77777777" w:rsidR="005500CC" w:rsidRPr="0057298A" w:rsidRDefault="005500CC" w:rsidP="005500CC">
      <w:pPr>
        <w:rPr>
          <w:rFonts w:ascii="Times New Roman" w:hAnsi="Times New Roman" w:cs="Times New Roman"/>
          <w:sz w:val="24"/>
          <w:szCs w:val="24"/>
        </w:rPr>
      </w:pPr>
    </w:p>
    <w:p w14:paraId="21ED7956" w14:textId="77777777" w:rsidR="005500CC" w:rsidRDefault="005500CC" w:rsidP="005500CC"/>
    <w:p w14:paraId="2E549DDA" w14:textId="77777777" w:rsidR="005500CC" w:rsidRDefault="005500CC" w:rsidP="005500CC"/>
    <w:p w14:paraId="7F388437" w14:textId="77777777" w:rsidR="005500CC" w:rsidRDefault="005500CC" w:rsidP="005500CC"/>
    <w:p w14:paraId="363531E2" w14:textId="77777777" w:rsidR="005500CC" w:rsidRDefault="005500CC" w:rsidP="005500CC"/>
    <w:p w14:paraId="31C78757" w14:textId="77777777" w:rsidR="005500CC" w:rsidRDefault="005500CC" w:rsidP="005500CC"/>
    <w:p w14:paraId="4E9FDF15" w14:textId="77777777" w:rsidR="005500CC" w:rsidRDefault="005500CC" w:rsidP="005500CC"/>
    <w:p w14:paraId="663E1798" w14:textId="77777777" w:rsidR="005500CC" w:rsidRDefault="005500CC" w:rsidP="005500CC"/>
    <w:p w14:paraId="771C22CB" w14:textId="77777777" w:rsidR="005500CC" w:rsidRDefault="005500CC" w:rsidP="005500CC"/>
    <w:p w14:paraId="0D6FBA43" w14:textId="77777777" w:rsidR="005500CC" w:rsidRDefault="005500CC" w:rsidP="005500CC"/>
    <w:p w14:paraId="12496134" w14:textId="77777777" w:rsidR="005500CC" w:rsidRDefault="005500CC" w:rsidP="005500CC"/>
    <w:p w14:paraId="2422B899" w14:textId="77777777" w:rsidR="005500CC" w:rsidRDefault="005500CC" w:rsidP="005500CC"/>
    <w:p w14:paraId="63107B9B" w14:textId="77777777" w:rsidR="005500CC" w:rsidRDefault="005500CC" w:rsidP="005500CC"/>
    <w:p w14:paraId="0A62C1BA" w14:textId="77777777" w:rsidR="005500CC" w:rsidRDefault="005500CC" w:rsidP="005500CC"/>
    <w:p w14:paraId="09AEBCF0" w14:textId="77777777" w:rsidR="005500CC" w:rsidRDefault="005500CC" w:rsidP="005500CC"/>
    <w:p w14:paraId="0F92F7CA" w14:textId="77777777" w:rsidR="005500CC" w:rsidRDefault="005500CC" w:rsidP="005500CC"/>
    <w:p w14:paraId="1438C77E" w14:textId="77777777" w:rsidR="005500CC" w:rsidRDefault="005500CC" w:rsidP="005500CC"/>
    <w:p w14:paraId="6149EEB5" w14:textId="77777777" w:rsidR="005500CC" w:rsidRDefault="005500CC" w:rsidP="005500CC"/>
    <w:p w14:paraId="6C578FF6" w14:textId="77777777" w:rsidR="005500CC" w:rsidRDefault="005500CC" w:rsidP="005500CC"/>
    <w:p w14:paraId="763AB405" w14:textId="77777777" w:rsidR="005500CC" w:rsidRDefault="005500CC" w:rsidP="005500CC"/>
    <w:p w14:paraId="45191422" w14:textId="77777777" w:rsidR="005500CC" w:rsidRDefault="005500CC" w:rsidP="005500CC"/>
    <w:p w14:paraId="6E2640FA" w14:textId="77777777" w:rsidR="005500CC" w:rsidRDefault="005500CC" w:rsidP="005500CC"/>
    <w:p w14:paraId="4C97B4D9" w14:textId="77777777" w:rsidR="005500CC" w:rsidRDefault="005500CC" w:rsidP="005500CC"/>
    <w:p w14:paraId="7301D6C0" w14:textId="77777777" w:rsidR="005500CC" w:rsidRPr="005500CC" w:rsidRDefault="005500CC" w:rsidP="005500CC">
      <w:pPr>
        <w:rPr>
          <w:rFonts w:ascii="Times New Roman" w:hAnsi="Times New Roman" w:cs="Times New Roman"/>
          <w:sz w:val="24"/>
          <w:szCs w:val="24"/>
        </w:rPr>
      </w:pPr>
      <w:r w:rsidRPr="005500CC">
        <w:rPr>
          <w:sz w:val="24"/>
          <w:szCs w:val="24"/>
        </w:rPr>
        <w:lastRenderedPageBreak/>
        <w:t xml:space="preserve">                                                           </w:t>
      </w:r>
      <w:r w:rsidRPr="005500CC">
        <w:rPr>
          <w:rFonts w:ascii="Times New Roman" w:hAnsi="Times New Roman" w:cs="Times New Roman"/>
          <w:sz w:val="24"/>
          <w:szCs w:val="24"/>
        </w:rPr>
        <w:t>DEDICACE</w:t>
      </w:r>
    </w:p>
    <w:p w14:paraId="28986F80" w14:textId="77777777" w:rsidR="005500CC" w:rsidRDefault="005500CC" w:rsidP="005500CC"/>
    <w:p w14:paraId="7AFA3CC4" w14:textId="77777777" w:rsidR="005500CC" w:rsidRDefault="005500CC" w:rsidP="007C40F8">
      <w:pPr>
        <w:spacing w:line="360" w:lineRule="auto"/>
        <w:jc w:val="both"/>
        <w:rPr>
          <w:rFonts w:ascii="Times New Roman" w:hAnsi="Times New Roman" w:cs="Times New Roman"/>
          <w:sz w:val="24"/>
          <w:szCs w:val="24"/>
        </w:rPr>
      </w:pPr>
      <w:r w:rsidRPr="005500CC">
        <w:rPr>
          <w:rFonts w:ascii="Times New Roman" w:hAnsi="Times New Roman" w:cs="Times New Roman"/>
          <w:sz w:val="24"/>
          <w:szCs w:val="24"/>
        </w:rPr>
        <w:t xml:space="preserve">A </w:t>
      </w:r>
      <w:r>
        <w:rPr>
          <w:rFonts w:ascii="Times New Roman" w:hAnsi="Times New Roman" w:cs="Times New Roman"/>
          <w:sz w:val="24"/>
          <w:szCs w:val="24"/>
        </w:rPr>
        <w:t>vous ma famille,</w:t>
      </w:r>
      <w:r w:rsidRPr="005500CC">
        <w:rPr>
          <w:rFonts w:ascii="Times New Roman" w:hAnsi="Times New Roman" w:cs="Times New Roman"/>
          <w:sz w:val="24"/>
          <w:szCs w:val="24"/>
        </w:rPr>
        <w:t xml:space="preserve"> source de courage, de foi et d’amour pour </w:t>
      </w:r>
      <w:r>
        <w:rPr>
          <w:rFonts w:ascii="Times New Roman" w:hAnsi="Times New Roman" w:cs="Times New Roman"/>
          <w:sz w:val="24"/>
          <w:szCs w:val="24"/>
        </w:rPr>
        <w:t>t</w:t>
      </w:r>
      <w:r w:rsidRPr="005500CC">
        <w:rPr>
          <w:rFonts w:ascii="Times New Roman" w:hAnsi="Times New Roman" w:cs="Times New Roman"/>
          <w:sz w:val="24"/>
          <w:szCs w:val="24"/>
        </w:rPr>
        <w:t xml:space="preserve">ous </w:t>
      </w:r>
      <w:r>
        <w:rPr>
          <w:rFonts w:ascii="Times New Roman" w:hAnsi="Times New Roman" w:cs="Times New Roman"/>
          <w:sz w:val="24"/>
          <w:szCs w:val="24"/>
        </w:rPr>
        <w:t>vo</w:t>
      </w:r>
      <w:r w:rsidRPr="005500CC">
        <w:rPr>
          <w:rFonts w:ascii="Times New Roman" w:hAnsi="Times New Roman" w:cs="Times New Roman"/>
          <w:sz w:val="24"/>
          <w:szCs w:val="24"/>
        </w:rPr>
        <w:t xml:space="preserve">s sacrifices silencieux, </w:t>
      </w:r>
      <w:r>
        <w:rPr>
          <w:rFonts w:ascii="Times New Roman" w:hAnsi="Times New Roman" w:cs="Times New Roman"/>
          <w:sz w:val="24"/>
          <w:szCs w:val="24"/>
        </w:rPr>
        <w:t>vo</w:t>
      </w:r>
      <w:r w:rsidRPr="005500CC">
        <w:rPr>
          <w:rFonts w:ascii="Times New Roman" w:hAnsi="Times New Roman" w:cs="Times New Roman"/>
          <w:sz w:val="24"/>
          <w:szCs w:val="24"/>
        </w:rPr>
        <w:t xml:space="preserve">s prières sans fin et </w:t>
      </w:r>
      <w:r>
        <w:rPr>
          <w:rFonts w:ascii="Times New Roman" w:hAnsi="Times New Roman" w:cs="Times New Roman"/>
          <w:sz w:val="24"/>
          <w:szCs w:val="24"/>
        </w:rPr>
        <w:t>vos</w:t>
      </w:r>
      <w:r w:rsidRPr="005500CC">
        <w:rPr>
          <w:rFonts w:ascii="Times New Roman" w:hAnsi="Times New Roman" w:cs="Times New Roman"/>
          <w:sz w:val="24"/>
          <w:szCs w:val="24"/>
        </w:rPr>
        <w:t xml:space="preserve"> soutien inconditionnel </w:t>
      </w:r>
      <w:r>
        <w:rPr>
          <w:rFonts w:ascii="Times New Roman" w:hAnsi="Times New Roman" w:cs="Times New Roman"/>
          <w:sz w:val="24"/>
          <w:szCs w:val="24"/>
        </w:rPr>
        <w:t>d</w:t>
      </w:r>
      <w:r w:rsidRPr="005500CC">
        <w:rPr>
          <w:rFonts w:ascii="Times New Roman" w:hAnsi="Times New Roman" w:cs="Times New Roman"/>
          <w:sz w:val="24"/>
          <w:szCs w:val="24"/>
        </w:rPr>
        <w:t>ans les moments les plus sombres</w:t>
      </w:r>
      <w:r>
        <w:rPr>
          <w:rFonts w:ascii="Times New Roman" w:hAnsi="Times New Roman" w:cs="Times New Roman"/>
          <w:sz w:val="24"/>
          <w:szCs w:val="24"/>
        </w:rPr>
        <w:t>.</w:t>
      </w:r>
    </w:p>
    <w:p w14:paraId="6CFA1F0A" w14:textId="77777777" w:rsidR="005500CC" w:rsidRDefault="005500CC" w:rsidP="005500CC">
      <w:pPr>
        <w:spacing w:line="360" w:lineRule="auto"/>
        <w:rPr>
          <w:rFonts w:ascii="Times New Roman" w:hAnsi="Times New Roman" w:cs="Times New Roman"/>
          <w:sz w:val="24"/>
          <w:szCs w:val="24"/>
        </w:rPr>
      </w:pPr>
    </w:p>
    <w:p w14:paraId="5285BBF1" w14:textId="77777777" w:rsidR="005500CC" w:rsidRDefault="005500CC" w:rsidP="005500CC">
      <w:pPr>
        <w:spacing w:line="360" w:lineRule="auto"/>
        <w:rPr>
          <w:rFonts w:ascii="Times New Roman" w:hAnsi="Times New Roman" w:cs="Times New Roman"/>
          <w:sz w:val="24"/>
          <w:szCs w:val="24"/>
        </w:rPr>
      </w:pPr>
    </w:p>
    <w:p w14:paraId="77F70355" w14:textId="13F5801F" w:rsidR="005500CC" w:rsidRPr="00AA1C5A" w:rsidRDefault="00195871" w:rsidP="00AA1C5A">
      <w:pPr>
        <w:spacing w:line="360" w:lineRule="auto"/>
        <w:rPr>
          <w:rFonts w:ascii="Times New Roman" w:hAnsi="Times New Roman" w:cs="Times New Roman"/>
          <w:sz w:val="24"/>
          <w:szCs w:val="24"/>
        </w:rPr>
      </w:pPr>
      <w:r>
        <w:rPr>
          <w:rFonts w:ascii="Times New Roman" w:hAnsi="Times New Roman" w:cs="Times New Roman"/>
          <w:sz w:val="24"/>
          <w:szCs w:val="24"/>
        </w:rPr>
        <w:t xml:space="preserve">                                                                                                         CHUMO NDAINA Tabitha</w:t>
      </w:r>
    </w:p>
    <w:p w14:paraId="5A47D4E7" w14:textId="77777777" w:rsidR="005500CC" w:rsidRDefault="005500CC" w:rsidP="005500CC"/>
    <w:p w14:paraId="10BF9A08" w14:textId="77777777" w:rsidR="005500CC" w:rsidRDefault="005500CC" w:rsidP="005500CC"/>
    <w:p w14:paraId="2184DEE7" w14:textId="77777777" w:rsidR="005500CC" w:rsidRPr="005500CC" w:rsidRDefault="005500CC" w:rsidP="005500CC"/>
    <w:p w14:paraId="01680E07" w14:textId="77777777" w:rsidR="002C6324" w:rsidRDefault="002C6324" w:rsidP="002C6324">
      <w:pPr>
        <w:ind w:firstLine="2268"/>
        <w:rPr>
          <w:rFonts w:ascii="Times New Roman" w:hAnsi="Times New Roman" w:cs="Times New Roman"/>
          <w:b/>
          <w:bCs/>
          <w:sz w:val="24"/>
          <w:szCs w:val="24"/>
        </w:rPr>
      </w:pPr>
      <w:r w:rsidRPr="0057298A">
        <w:rPr>
          <w:rFonts w:ascii="Times New Roman" w:hAnsi="Times New Roman" w:cs="Times New Roman"/>
          <w:b/>
          <w:bCs/>
          <w:sz w:val="24"/>
          <w:szCs w:val="24"/>
        </w:rPr>
        <w:t>R</w:t>
      </w:r>
      <w:r>
        <w:rPr>
          <w:rFonts w:ascii="Times New Roman" w:hAnsi="Times New Roman" w:cs="Times New Roman"/>
          <w:b/>
          <w:bCs/>
          <w:sz w:val="24"/>
          <w:szCs w:val="24"/>
        </w:rPr>
        <w:t>EMERCIEMENTS</w:t>
      </w:r>
    </w:p>
    <w:p w14:paraId="0FEEC84F" w14:textId="77777777" w:rsidR="002C6324" w:rsidRPr="0057298A" w:rsidRDefault="002C6324" w:rsidP="002C6324">
      <w:pPr>
        <w:ind w:firstLine="2268"/>
        <w:rPr>
          <w:rFonts w:ascii="Times New Roman" w:hAnsi="Times New Roman" w:cs="Times New Roman"/>
          <w:b/>
          <w:bCs/>
          <w:sz w:val="24"/>
          <w:szCs w:val="24"/>
        </w:rPr>
      </w:pPr>
    </w:p>
    <w:p w14:paraId="56874728" w14:textId="77777777" w:rsidR="002C6324" w:rsidRDefault="002C6324" w:rsidP="002C63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Partant de l’idée que </w:t>
      </w:r>
      <w:r w:rsidRPr="00ED7214">
        <w:rPr>
          <w:rFonts w:ascii="Times New Roman" w:hAnsi="Times New Roman" w:cs="Times New Roman"/>
          <w:b/>
          <w:bCs/>
          <w:sz w:val="24"/>
          <w:szCs w:val="24"/>
        </w:rPr>
        <w:t>la connaissance est la mémoire du cœur (Andersen, 1860),</w:t>
      </w:r>
      <w:r>
        <w:rPr>
          <w:rFonts w:ascii="Times New Roman" w:hAnsi="Times New Roman" w:cs="Times New Roman"/>
          <w:sz w:val="24"/>
          <w:szCs w:val="24"/>
        </w:rPr>
        <w:t xml:space="preserve"> nous ne pouvons que manifester la nôtre pour ce moment.</w:t>
      </w:r>
    </w:p>
    <w:p w14:paraId="1EC1A150" w14:textId="77777777" w:rsidR="002C6324" w:rsidRDefault="002C6324" w:rsidP="002C6324">
      <w:pPr>
        <w:spacing w:line="360" w:lineRule="auto"/>
        <w:jc w:val="both"/>
        <w:rPr>
          <w:rFonts w:ascii="Times New Roman" w:hAnsi="Times New Roman" w:cs="Times New Roman"/>
          <w:sz w:val="24"/>
          <w:szCs w:val="24"/>
        </w:rPr>
      </w:pPr>
      <w:r>
        <w:rPr>
          <w:rFonts w:ascii="Times New Roman" w:hAnsi="Times New Roman" w:cs="Times New Roman"/>
          <w:sz w:val="24"/>
          <w:szCs w:val="24"/>
        </w:rPr>
        <w:t>Pour cela, il est de notre devoir de remercier tous ceux, de près ou de loin, ont apporté leur pierre à l’édifice.</w:t>
      </w:r>
    </w:p>
    <w:p w14:paraId="055638B5" w14:textId="77777777" w:rsidR="002C6324"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Nous remercions </w:t>
      </w:r>
      <w:r w:rsidRPr="00ED7214">
        <w:rPr>
          <w:rFonts w:ascii="Times New Roman" w:hAnsi="Times New Roman" w:cs="Times New Roman"/>
          <w:b/>
          <w:bCs/>
          <w:sz w:val="24"/>
          <w:szCs w:val="24"/>
        </w:rPr>
        <w:t>le Seigneur Jésus-Christ</w:t>
      </w:r>
      <w:r>
        <w:rPr>
          <w:rFonts w:ascii="Times New Roman" w:hAnsi="Times New Roman" w:cs="Times New Roman"/>
          <w:sz w:val="24"/>
          <w:szCs w:val="24"/>
        </w:rPr>
        <w:t>, pour le souffle de vie, lui qui ne cesse de nous combler de ses bienfaits dans notre vie ; à lui soit l’honneur et la gloire.</w:t>
      </w:r>
    </w:p>
    <w:p w14:paraId="57CA2589" w14:textId="77777777" w:rsidR="002C6324"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Notre gratitude va également aux autorités académiques de </w:t>
      </w:r>
      <w:r w:rsidRPr="00ED7214">
        <w:rPr>
          <w:rFonts w:ascii="Times New Roman" w:hAnsi="Times New Roman" w:cs="Times New Roman"/>
          <w:b/>
          <w:bCs/>
          <w:sz w:val="24"/>
          <w:szCs w:val="24"/>
        </w:rPr>
        <w:t>l’Université Jean XXIII de Kolwezi,</w:t>
      </w:r>
      <w:r>
        <w:rPr>
          <w:rFonts w:ascii="Times New Roman" w:hAnsi="Times New Roman" w:cs="Times New Roman"/>
          <w:sz w:val="24"/>
          <w:szCs w:val="24"/>
        </w:rPr>
        <w:t xml:space="preserve"> singulièrement au </w:t>
      </w:r>
      <w:r w:rsidRPr="00ED7214">
        <w:rPr>
          <w:rFonts w:ascii="Times New Roman" w:hAnsi="Times New Roman" w:cs="Times New Roman"/>
          <w:b/>
          <w:bCs/>
          <w:sz w:val="24"/>
          <w:szCs w:val="24"/>
        </w:rPr>
        <w:t>Père Recteur Jervé BIRINGANINE</w:t>
      </w:r>
      <w:r>
        <w:rPr>
          <w:rFonts w:ascii="Times New Roman" w:hAnsi="Times New Roman" w:cs="Times New Roman"/>
          <w:sz w:val="24"/>
          <w:szCs w:val="24"/>
        </w:rPr>
        <w:t xml:space="preserve">, au secrétaire général académique, le </w:t>
      </w:r>
      <w:r w:rsidRPr="00ED7214">
        <w:rPr>
          <w:rFonts w:ascii="Times New Roman" w:hAnsi="Times New Roman" w:cs="Times New Roman"/>
          <w:b/>
          <w:bCs/>
          <w:sz w:val="24"/>
          <w:szCs w:val="24"/>
        </w:rPr>
        <w:t>Professeur Edouard NAWEJ</w:t>
      </w:r>
      <w:r>
        <w:rPr>
          <w:rFonts w:ascii="Times New Roman" w:hAnsi="Times New Roman" w:cs="Times New Roman"/>
          <w:sz w:val="24"/>
          <w:szCs w:val="24"/>
        </w:rPr>
        <w:t>, aux différents doyens des facultés ainsi qu’au corps professoral.</w:t>
      </w:r>
    </w:p>
    <w:p w14:paraId="010ED1F0" w14:textId="77777777" w:rsidR="002C6324"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Nos remerciements vont à l’endroit du </w:t>
      </w:r>
      <w:r w:rsidRPr="005A3E46">
        <w:rPr>
          <w:rFonts w:ascii="Times New Roman" w:hAnsi="Times New Roman" w:cs="Times New Roman"/>
          <w:b/>
          <w:bCs/>
          <w:sz w:val="24"/>
          <w:szCs w:val="24"/>
        </w:rPr>
        <w:t>Docteurs DAHOUDA MWAMBA</w:t>
      </w:r>
      <w:r>
        <w:rPr>
          <w:rFonts w:ascii="Times New Roman" w:hAnsi="Times New Roman" w:cs="Times New Roman"/>
          <w:b/>
          <w:bCs/>
          <w:sz w:val="24"/>
          <w:szCs w:val="24"/>
        </w:rPr>
        <w:t xml:space="preserve"> </w:t>
      </w:r>
      <w:r w:rsidRPr="008902A1">
        <w:rPr>
          <w:rFonts w:ascii="Times New Roman" w:hAnsi="Times New Roman" w:cs="Times New Roman"/>
          <w:sz w:val="24"/>
          <w:szCs w:val="24"/>
        </w:rPr>
        <w:t>qui</w:t>
      </w:r>
      <w:r>
        <w:rPr>
          <w:rFonts w:ascii="Times New Roman" w:hAnsi="Times New Roman" w:cs="Times New Roman"/>
          <w:sz w:val="24"/>
          <w:szCs w:val="24"/>
        </w:rPr>
        <w:t>, malgré son calendrier chargé à accepter, respectivement, de diriger et corriger ce travail.</w:t>
      </w:r>
    </w:p>
    <w:p w14:paraId="30989D82" w14:textId="77777777" w:rsidR="002C6324" w:rsidRDefault="002C6324" w:rsidP="002C6324">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Il m’est d’un droit et d’un impératif catégorique de reconnaitre les efforts de mes Parents. Ils m’ont appris dès les bas âges à reconnaitre que ma place est sur le banc de l’école en vue d’acquérir la connaissance qui m’a permis de ma construire scientifiquement. Je tiens aussi à leur présenter toute ma gratitude pour les efforts qu’ils ont fournis pour que je sois capable de combiner la science à la crainte de Dieu. Je vise dans ces phrases, ma mère </w:t>
      </w:r>
      <w:r w:rsidRPr="00B11F5D">
        <w:rPr>
          <w:rFonts w:ascii="Times New Roman" w:hAnsi="Times New Roman" w:cs="Times New Roman"/>
          <w:b/>
          <w:bCs/>
          <w:sz w:val="24"/>
          <w:szCs w:val="24"/>
        </w:rPr>
        <w:t>OMBA SAMBA</w:t>
      </w:r>
      <w:r>
        <w:rPr>
          <w:rFonts w:ascii="Times New Roman" w:hAnsi="Times New Roman" w:cs="Times New Roman"/>
          <w:sz w:val="24"/>
          <w:szCs w:val="24"/>
        </w:rPr>
        <w:t xml:space="preserve">, et toute la famille </w:t>
      </w:r>
      <w:r w:rsidRPr="00B11F5D">
        <w:rPr>
          <w:rFonts w:ascii="Times New Roman" w:hAnsi="Times New Roman" w:cs="Times New Roman"/>
          <w:b/>
          <w:bCs/>
          <w:sz w:val="24"/>
          <w:szCs w:val="24"/>
        </w:rPr>
        <w:t>CHUMO</w:t>
      </w:r>
      <w:r>
        <w:rPr>
          <w:rFonts w:ascii="Times New Roman" w:hAnsi="Times New Roman" w:cs="Times New Roman"/>
          <w:sz w:val="24"/>
          <w:szCs w:val="24"/>
        </w:rPr>
        <w:t xml:space="preserve"> et spécialement </w:t>
      </w:r>
      <w:r w:rsidRPr="00B11F5D">
        <w:rPr>
          <w:rFonts w:ascii="Times New Roman" w:hAnsi="Times New Roman" w:cs="Times New Roman"/>
          <w:b/>
          <w:bCs/>
          <w:sz w:val="24"/>
          <w:szCs w:val="24"/>
        </w:rPr>
        <w:t>CHUMO KAPINI Jean-Claude</w:t>
      </w:r>
      <w:r>
        <w:rPr>
          <w:rFonts w:ascii="Times New Roman" w:hAnsi="Times New Roman" w:cs="Times New Roman"/>
          <w:b/>
          <w:bCs/>
          <w:sz w:val="24"/>
          <w:szCs w:val="24"/>
        </w:rPr>
        <w:t>.</w:t>
      </w:r>
    </w:p>
    <w:p w14:paraId="69DF5C57" w14:textId="77777777" w:rsidR="002C6324" w:rsidRPr="008902A1" w:rsidRDefault="002C6324" w:rsidP="002C63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lastRenderedPageBreak/>
        <w:t xml:space="preserve">A tous ceux et celles qui ont contribué de près ou de loin dans cette aventure académique, qu’ils trouvent ici l’expression de ma reconnaissance.  </w:t>
      </w:r>
    </w:p>
    <w:p w14:paraId="38E67253" w14:textId="77777777" w:rsidR="005500CC" w:rsidRDefault="005500CC" w:rsidP="005500CC"/>
    <w:p w14:paraId="7BBCADEB" w14:textId="77777777" w:rsidR="002C6324" w:rsidRDefault="002C6324" w:rsidP="005500CC"/>
    <w:p w14:paraId="1069136D" w14:textId="77777777" w:rsidR="002C6324" w:rsidRDefault="002C6324" w:rsidP="005500CC"/>
    <w:p w14:paraId="2A1AE43D" w14:textId="77777777" w:rsidR="002C6324" w:rsidRDefault="002C6324" w:rsidP="005500CC"/>
    <w:p w14:paraId="7145BF9E" w14:textId="77777777" w:rsidR="00AA1C5A" w:rsidRDefault="00AA1C5A" w:rsidP="005500CC"/>
    <w:p w14:paraId="58B9AC61" w14:textId="77777777" w:rsidR="00AA1C5A" w:rsidRDefault="00AA1C5A" w:rsidP="005500CC"/>
    <w:p w14:paraId="18F9D71A" w14:textId="77777777" w:rsidR="00AA1C5A" w:rsidRDefault="00AA1C5A" w:rsidP="005500CC"/>
    <w:p w14:paraId="5FDD1435" w14:textId="77777777" w:rsidR="00AA1C5A" w:rsidRDefault="00AA1C5A" w:rsidP="005500CC"/>
    <w:p w14:paraId="710772A7" w14:textId="77777777" w:rsidR="00AA1C5A" w:rsidRDefault="00AA1C5A" w:rsidP="005500CC"/>
    <w:p w14:paraId="694F47E5" w14:textId="77777777" w:rsidR="00AA1C5A" w:rsidRDefault="00AA1C5A" w:rsidP="005500CC"/>
    <w:p w14:paraId="31103F76" w14:textId="77777777" w:rsidR="00AA1C5A" w:rsidRDefault="00AA1C5A" w:rsidP="005500CC"/>
    <w:p w14:paraId="7E4FE2FD" w14:textId="77777777" w:rsidR="00AA1C5A" w:rsidRDefault="00AA1C5A" w:rsidP="005500CC"/>
    <w:p w14:paraId="4FD03F01" w14:textId="77777777" w:rsidR="00AA1C5A" w:rsidRDefault="00AA1C5A" w:rsidP="005500CC"/>
    <w:p w14:paraId="462E3AEF" w14:textId="77777777" w:rsidR="00AA1C5A" w:rsidRDefault="00AA1C5A" w:rsidP="005500CC"/>
    <w:p w14:paraId="36D18710" w14:textId="77777777" w:rsidR="00AA1C5A" w:rsidRDefault="00AA1C5A" w:rsidP="005500CC"/>
    <w:p w14:paraId="251B52A8" w14:textId="77777777" w:rsidR="00AA1C5A" w:rsidRDefault="00AA1C5A" w:rsidP="005500CC"/>
    <w:p w14:paraId="142E42BF" w14:textId="77777777" w:rsidR="00AA1C5A" w:rsidRDefault="00AA1C5A" w:rsidP="005500CC"/>
    <w:p w14:paraId="57C79333" w14:textId="77777777" w:rsidR="00AA1C5A" w:rsidRDefault="00AA1C5A" w:rsidP="005500CC"/>
    <w:p w14:paraId="6C7FD88F" w14:textId="77777777" w:rsidR="00AA1C5A" w:rsidRDefault="00AA1C5A" w:rsidP="005500CC"/>
    <w:p w14:paraId="4C73C6EB" w14:textId="77777777" w:rsidR="00AA1C5A" w:rsidRDefault="00AA1C5A" w:rsidP="005500CC"/>
    <w:p w14:paraId="5609249A" w14:textId="77777777" w:rsidR="00AA1C5A" w:rsidRDefault="00AA1C5A" w:rsidP="005500CC"/>
    <w:p w14:paraId="76358188" w14:textId="77777777" w:rsidR="00AA1C5A" w:rsidRDefault="00AA1C5A" w:rsidP="005500CC"/>
    <w:p w14:paraId="7948BFA8" w14:textId="77777777" w:rsidR="00AA1C5A" w:rsidRDefault="00AA1C5A" w:rsidP="005500CC"/>
    <w:p w14:paraId="13D71322" w14:textId="77777777" w:rsidR="00AA1C5A" w:rsidRDefault="00AA1C5A" w:rsidP="005500CC"/>
    <w:p w14:paraId="1DDB4A00" w14:textId="77777777" w:rsidR="00AA1C5A" w:rsidRDefault="00AA1C5A" w:rsidP="005500CC"/>
    <w:p w14:paraId="64B2AF01" w14:textId="77777777" w:rsidR="002C6324" w:rsidRDefault="002C6324" w:rsidP="005500CC"/>
    <w:p w14:paraId="35F0B811" w14:textId="77777777" w:rsidR="00557871" w:rsidRPr="005500CC" w:rsidRDefault="00557871" w:rsidP="005500CC"/>
    <w:p w14:paraId="6ED243EE" w14:textId="77777777" w:rsidR="00F73C78" w:rsidRPr="00BC5A31" w:rsidRDefault="005500CC" w:rsidP="005500CC">
      <w:pPr>
        <w:pStyle w:val="Heading1"/>
        <w:spacing w:line="360" w:lineRule="auto"/>
        <w:rPr>
          <w:rFonts w:ascii="Times New Roman" w:hAnsi="Times New Roman" w:cs="Times New Roman"/>
        </w:rPr>
      </w:pPr>
      <w:r>
        <w:lastRenderedPageBreak/>
        <w:t xml:space="preserve">                       </w:t>
      </w:r>
      <w:r w:rsidR="00557871">
        <w:t>0.</w:t>
      </w:r>
      <w:r w:rsidR="00F73C78">
        <w:t xml:space="preserve">  </w:t>
      </w:r>
      <w:r w:rsidR="00F73C78" w:rsidRPr="00FD06E1">
        <w:rPr>
          <w:rFonts w:ascii="Times New Roman" w:hAnsi="Times New Roman" w:cs="Times New Roman"/>
        </w:rPr>
        <w:t>INTRODUCTION GENERALE</w:t>
      </w:r>
    </w:p>
    <w:p w14:paraId="138506E9" w14:textId="77777777" w:rsidR="00F73C78" w:rsidRP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Le shopping est une activité essentielle pour se procurer des produits et des articles nécessaires à la vie quotidienne. Aujourd’hui, il peut se faire en ligne, soit directement en magasin. Les achats en ligne avec livraison à domicile sont souvent perçus comme plus rapide et moins fatiguant, surtout lorsque la zone de livraison est facilement accessible. Cependant, cette option n’est pas toujours adaptée à toutes les situations.</w:t>
      </w:r>
    </w:p>
    <w:p w14:paraId="7166DF73" w14:textId="77777777" w:rsidR="00F73C78" w:rsidRP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Les achats en personne restent indispensable pour les entreprises, car ils permettent de maximiser les ventes. Ils nécessitent toutefois une main-d’œuvre suffisante et qualifiée, ainsi qu’une bonne organisation. De plus, faire ses courses en magasin peut devenir contraignant, notamment lorsqu’on est accompagné d’enfants qui doivent être</w:t>
      </w:r>
      <w:commentRangeStart w:id="0"/>
      <w:commentRangeStart w:id="1"/>
      <w:r w:rsidRPr="00AA1C5A">
        <w:rPr>
          <w:rFonts w:ascii="Times New Roman" w:hAnsi="Times New Roman" w:cs="Times New Roman"/>
          <w:color w:val="FF0000"/>
          <w:sz w:val="24"/>
          <w:szCs w:val="24"/>
        </w:rPr>
        <w:t xml:space="preserve"> surveilles</w:t>
      </w:r>
      <w:commentRangeEnd w:id="0"/>
      <w:r w:rsidR="00AA1C5A">
        <w:rPr>
          <w:rStyle w:val="CommentReference"/>
        </w:rPr>
        <w:commentReference w:id="0"/>
      </w:r>
      <w:commentRangeEnd w:id="1"/>
      <w:r w:rsidR="00AA1C5A">
        <w:rPr>
          <w:rStyle w:val="CommentReference"/>
        </w:rPr>
        <w:commentReference w:id="1"/>
      </w:r>
      <w:r w:rsidRPr="00F73C78">
        <w:rPr>
          <w:rFonts w:ascii="Times New Roman" w:hAnsi="Times New Roman" w:cs="Times New Roman"/>
          <w:sz w:val="24"/>
          <w:szCs w:val="24"/>
        </w:rPr>
        <w:t>, ou lorsqu’on fait les courses en famille.</w:t>
      </w:r>
    </w:p>
    <w:p w14:paraId="12973192" w14:textId="77777777" w:rsidR="00F73C78" w:rsidRP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Nous remarquons que depuis plusieurs années, le secteur de la grande distribution est en constante évolution. Les supermarchés cherchent à améliorer l’expérience d’achat de leurs clients en proposant des solutions innovantes pour faciliter leurs courses.</w:t>
      </w:r>
    </w:p>
    <w:p w14:paraId="4D556C01" w14:textId="77777777" w:rsidR="00F73C78" w:rsidRDefault="00F73C78" w:rsidP="007C40F8">
      <w:pPr>
        <w:spacing w:line="360" w:lineRule="auto"/>
        <w:jc w:val="both"/>
        <w:rPr>
          <w:rFonts w:ascii="Times New Roman" w:hAnsi="Times New Roman" w:cs="Times New Roman"/>
          <w:sz w:val="24"/>
          <w:szCs w:val="24"/>
        </w:rPr>
      </w:pPr>
      <w:r w:rsidRPr="00F73C78">
        <w:rPr>
          <w:rFonts w:ascii="Times New Roman" w:hAnsi="Times New Roman" w:cs="Times New Roman"/>
          <w:sz w:val="24"/>
          <w:szCs w:val="24"/>
        </w:rPr>
        <w:t xml:space="preserve">Parmi ces solutions, la conception et développement d’un panier a courses </w:t>
      </w:r>
      <w:r w:rsidRPr="00AA1C5A">
        <w:rPr>
          <w:rFonts w:ascii="Times New Roman" w:hAnsi="Times New Roman" w:cs="Times New Roman"/>
          <w:color w:val="FF0000"/>
          <w:sz w:val="24"/>
          <w:szCs w:val="24"/>
        </w:rPr>
        <w:t xml:space="preserve">connecter </w:t>
      </w:r>
      <w:r w:rsidRPr="00F73C78">
        <w:rPr>
          <w:rFonts w:ascii="Times New Roman" w:hAnsi="Times New Roman" w:cs="Times New Roman"/>
          <w:sz w:val="24"/>
          <w:szCs w:val="24"/>
        </w:rPr>
        <w:t>pour l’automatisation du processus d’achat et de facturation qui va se présenter comme une alternative prometteuse.</w:t>
      </w:r>
    </w:p>
    <w:p w14:paraId="611D4485" w14:textId="77777777" w:rsidR="00FD06E1" w:rsidRDefault="00FD06E1" w:rsidP="00F73C78">
      <w:pPr>
        <w:spacing w:line="360" w:lineRule="auto"/>
        <w:rPr>
          <w:rFonts w:ascii="Times New Roman" w:hAnsi="Times New Roman" w:cs="Times New Roman"/>
          <w:sz w:val="24"/>
          <w:szCs w:val="24"/>
        </w:rPr>
      </w:pPr>
    </w:p>
    <w:p w14:paraId="3ADA7A35" w14:textId="77777777" w:rsidR="00FD06E1" w:rsidRDefault="00FD06E1" w:rsidP="00F73C78">
      <w:pPr>
        <w:spacing w:line="360" w:lineRule="auto"/>
        <w:rPr>
          <w:rFonts w:ascii="Times New Roman" w:hAnsi="Times New Roman" w:cs="Times New Roman"/>
          <w:sz w:val="24"/>
          <w:szCs w:val="24"/>
        </w:rPr>
      </w:pPr>
    </w:p>
    <w:p w14:paraId="6A8F1F90" w14:textId="77777777" w:rsidR="00FD06E1" w:rsidRDefault="00FD06E1" w:rsidP="00F73C78">
      <w:pPr>
        <w:spacing w:line="360" w:lineRule="auto"/>
        <w:rPr>
          <w:rFonts w:ascii="Times New Roman" w:hAnsi="Times New Roman" w:cs="Times New Roman"/>
          <w:sz w:val="24"/>
          <w:szCs w:val="24"/>
        </w:rPr>
      </w:pPr>
    </w:p>
    <w:p w14:paraId="0FBACF20" w14:textId="77777777" w:rsidR="00FD06E1" w:rsidRDefault="00FD06E1" w:rsidP="00F73C78">
      <w:pPr>
        <w:spacing w:line="360" w:lineRule="auto"/>
        <w:rPr>
          <w:rFonts w:ascii="Times New Roman" w:hAnsi="Times New Roman" w:cs="Times New Roman"/>
          <w:sz w:val="24"/>
          <w:szCs w:val="24"/>
        </w:rPr>
      </w:pPr>
    </w:p>
    <w:p w14:paraId="0CA8C31D" w14:textId="77777777" w:rsidR="00FD06E1" w:rsidRDefault="00FD06E1" w:rsidP="00F73C78">
      <w:pPr>
        <w:spacing w:line="360" w:lineRule="auto"/>
        <w:rPr>
          <w:rFonts w:ascii="Times New Roman" w:hAnsi="Times New Roman" w:cs="Times New Roman"/>
          <w:sz w:val="24"/>
          <w:szCs w:val="24"/>
        </w:rPr>
      </w:pPr>
    </w:p>
    <w:p w14:paraId="4151E3C3" w14:textId="77777777" w:rsidR="00FD06E1" w:rsidRDefault="00FD06E1" w:rsidP="00F73C78">
      <w:pPr>
        <w:spacing w:line="360" w:lineRule="auto"/>
        <w:rPr>
          <w:rFonts w:ascii="Times New Roman" w:hAnsi="Times New Roman" w:cs="Times New Roman"/>
          <w:sz w:val="24"/>
          <w:szCs w:val="24"/>
        </w:rPr>
      </w:pPr>
    </w:p>
    <w:p w14:paraId="7D9B7A77" w14:textId="77777777" w:rsidR="00FD06E1" w:rsidRDefault="00FD06E1" w:rsidP="00F73C78">
      <w:pPr>
        <w:spacing w:line="360" w:lineRule="auto"/>
        <w:rPr>
          <w:rFonts w:ascii="Times New Roman" w:hAnsi="Times New Roman" w:cs="Times New Roman"/>
          <w:sz w:val="24"/>
          <w:szCs w:val="24"/>
        </w:rPr>
      </w:pPr>
    </w:p>
    <w:p w14:paraId="50B62423" w14:textId="77777777" w:rsidR="00FD06E1" w:rsidRDefault="00FD06E1" w:rsidP="00F73C78">
      <w:pPr>
        <w:spacing w:line="360" w:lineRule="auto"/>
        <w:rPr>
          <w:rFonts w:ascii="Times New Roman" w:hAnsi="Times New Roman" w:cs="Times New Roman"/>
          <w:sz w:val="24"/>
          <w:szCs w:val="24"/>
        </w:rPr>
      </w:pPr>
    </w:p>
    <w:p w14:paraId="769524C2" w14:textId="77777777" w:rsidR="00FD06E1" w:rsidRDefault="00FD06E1" w:rsidP="00F73C78">
      <w:pPr>
        <w:spacing w:line="360" w:lineRule="auto"/>
        <w:rPr>
          <w:rFonts w:ascii="Times New Roman" w:hAnsi="Times New Roman" w:cs="Times New Roman"/>
          <w:sz w:val="24"/>
          <w:szCs w:val="24"/>
        </w:rPr>
      </w:pPr>
    </w:p>
    <w:p w14:paraId="52B022B5" w14:textId="77777777" w:rsidR="00E1588F" w:rsidRPr="00E1588F" w:rsidRDefault="00EE0F38" w:rsidP="00E1588F">
      <w:pPr>
        <w:pStyle w:val="Heading1"/>
        <w:spacing w:line="360" w:lineRule="auto"/>
        <w:rPr>
          <w:rFonts w:ascii="Times New Roman" w:hAnsi="Times New Roman" w:cs="Times New Roman"/>
        </w:rPr>
      </w:pPr>
      <w:r>
        <w:rPr>
          <w:rFonts w:ascii="Times New Roman" w:hAnsi="Times New Roman" w:cs="Times New Roman"/>
        </w:rPr>
        <w:lastRenderedPageBreak/>
        <w:t>0.1</w:t>
      </w:r>
      <w:r w:rsidR="007C40F8">
        <w:rPr>
          <w:rFonts w:ascii="Times New Roman" w:hAnsi="Times New Roman" w:cs="Times New Roman"/>
        </w:rPr>
        <w:t>.</w:t>
      </w:r>
      <w:r>
        <w:rPr>
          <w:rFonts w:ascii="Times New Roman" w:hAnsi="Times New Roman" w:cs="Times New Roman"/>
        </w:rPr>
        <w:t xml:space="preserve"> </w:t>
      </w:r>
      <w:r w:rsidR="00E1588F" w:rsidRPr="00E1588F">
        <w:rPr>
          <w:rFonts w:ascii="Times New Roman" w:hAnsi="Times New Roman" w:cs="Times New Roman"/>
        </w:rPr>
        <w:t>Etat de question</w:t>
      </w:r>
    </w:p>
    <w:p w14:paraId="4A3059E3" w14:textId="77777777" w:rsidR="00E1588F" w:rsidRDefault="00E1588F"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Actuellement, il existe beaucoup de système du panier intelligent avec des technologies qui évoluent rapidement. Cependant, malgré ces avancées, il reste des défis à révéler concernant leur efficacité, leur acceptation par le public et leur intégration dans les pratiques des agents de supermarché. Nous avons pris pour </w:t>
      </w:r>
      <w:r w:rsidRPr="00AA1C5A">
        <w:rPr>
          <w:rFonts w:ascii="Times New Roman" w:hAnsi="Times New Roman" w:cs="Times New Roman"/>
          <w:color w:val="FF0000"/>
          <w:sz w:val="24"/>
          <w:szCs w:val="24"/>
        </w:rPr>
        <w:t>régence</w:t>
      </w:r>
      <w:r>
        <w:rPr>
          <w:rFonts w:ascii="Times New Roman" w:hAnsi="Times New Roman" w:cs="Times New Roman"/>
          <w:sz w:val="24"/>
          <w:szCs w:val="24"/>
        </w:rPr>
        <w:t xml:space="preserve"> les travaux </w:t>
      </w:r>
      <w:commentRangeStart w:id="2"/>
      <w:r>
        <w:rPr>
          <w:rFonts w:ascii="Times New Roman" w:hAnsi="Times New Roman" w:cs="Times New Roman"/>
          <w:sz w:val="24"/>
          <w:szCs w:val="24"/>
        </w:rPr>
        <w:t>suivants</w:t>
      </w:r>
      <w:commentRangeEnd w:id="2"/>
      <w:r w:rsidR="00AA1C5A">
        <w:rPr>
          <w:rStyle w:val="CommentReference"/>
        </w:rPr>
        <w:commentReference w:id="2"/>
      </w:r>
      <w:r>
        <w:rPr>
          <w:rFonts w:ascii="Times New Roman" w:hAnsi="Times New Roman" w:cs="Times New Roman"/>
          <w:sz w:val="24"/>
          <w:szCs w:val="24"/>
        </w:rPr>
        <w:t> :</w:t>
      </w:r>
    </w:p>
    <w:p w14:paraId="3BF53507" w14:textId="77777777" w:rsidR="00E1588F" w:rsidRPr="00AA1C5A" w:rsidRDefault="00E1588F" w:rsidP="007C40F8">
      <w:pPr>
        <w:pStyle w:val="ListParagraph"/>
        <w:numPr>
          <w:ilvl w:val="0"/>
          <w:numId w:val="6"/>
        </w:numPr>
        <w:spacing w:line="360" w:lineRule="auto"/>
        <w:ind w:left="851" w:hanging="491"/>
        <w:jc w:val="both"/>
        <w:rPr>
          <w:rFonts w:ascii="Times New Roman" w:hAnsi="Times New Roman" w:cs="Times New Roman"/>
          <w:sz w:val="24"/>
          <w:szCs w:val="24"/>
          <w:highlight w:val="lightGray"/>
        </w:rPr>
      </w:pPr>
      <w:r w:rsidRPr="00AA1C5A">
        <w:rPr>
          <w:rFonts w:ascii="Times New Roman" w:hAnsi="Times New Roman" w:cs="Times New Roman"/>
          <w:sz w:val="24"/>
          <w:szCs w:val="24"/>
          <w:highlight w:val="lightGray"/>
        </w:rPr>
        <w:t xml:space="preserve">“RETAIL 4.0 how AI </w:t>
      </w:r>
      <w:proofErr w:type="spellStart"/>
      <w:r w:rsidRPr="00AA1C5A">
        <w:rPr>
          <w:rFonts w:ascii="Times New Roman" w:hAnsi="Times New Roman" w:cs="Times New Roman"/>
          <w:sz w:val="24"/>
          <w:szCs w:val="24"/>
          <w:highlight w:val="lightGray"/>
        </w:rPr>
        <w:t>is</w:t>
      </w:r>
      <w:proofErr w:type="spellEnd"/>
      <w:r w:rsidRPr="00AA1C5A">
        <w:rPr>
          <w:rFonts w:ascii="Times New Roman" w:hAnsi="Times New Roman" w:cs="Times New Roman"/>
          <w:sz w:val="24"/>
          <w:szCs w:val="24"/>
          <w:highlight w:val="lightGray"/>
        </w:rPr>
        <w:t xml:space="preserve"> </w:t>
      </w:r>
      <w:proofErr w:type="spellStart"/>
      <w:r w:rsidRPr="00AA1C5A">
        <w:rPr>
          <w:rFonts w:ascii="Times New Roman" w:hAnsi="Times New Roman" w:cs="Times New Roman"/>
          <w:sz w:val="24"/>
          <w:szCs w:val="24"/>
          <w:highlight w:val="lightGray"/>
        </w:rPr>
        <w:t>shaping</w:t>
      </w:r>
      <w:proofErr w:type="spellEnd"/>
      <w:r w:rsidRPr="00AA1C5A">
        <w:rPr>
          <w:rFonts w:ascii="Times New Roman" w:hAnsi="Times New Roman" w:cs="Times New Roman"/>
          <w:sz w:val="24"/>
          <w:szCs w:val="24"/>
          <w:highlight w:val="lightGray"/>
        </w:rPr>
        <w:t xml:space="preserve"> the future of shopping” Julia Carrington et la solution était de contribuer une solution globale visant à moderniser le commerce de détail en le rendant plus intelligent, plus efficace et davantage orienté vers le client. L’adoption de ce </w:t>
      </w:r>
      <w:r w:rsidR="00CE682C" w:rsidRPr="00AA1C5A">
        <w:rPr>
          <w:rFonts w:ascii="Times New Roman" w:hAnsi="Times New Roman" w:cs="Times New Roman"/>
          <w:sz w:val="24"/>
          <w:szCs w:val="24"/>
          <w:highlight w:val="lightGray"/>
        </w:rPr>
        <w:t>modèle</w:t>
      </w:r>
      <w:r w:rsidRPr="00AA1C5A">
        <w:rPr>
          <w:rFonts w:ascii="Times New Roman" w:hAnsi="Times New Roman" w:cs="Times New Roman"/>
          <w:sz w:val="24"/>
          <w:szCs w:val="24"/>
          <w:highlight w:val="lightGray"/>
        </w:rPr>
        <w:t xml:space="preserve"> permet aux entreprises de renforcer leur compétitivité, d’améliorer leurs performances opérationnelles et de s’adapter durement aux évolutions technologiques et aux attentes du marché.</w:t>
      </w:r>
    </w:p>
    <w:p w14:paraId="49002608" w14:textId="77777777" w:rsidR="00E1588F" w:rsidRPr="00E1588F" w:rsidRDefault="00E1588F" w:rsidP="007C40F8">
      <w:pPr>
        <w:pStyle w:val="ListParagraph"/>
        <w:jc w:val="both"/>
        <w:rPr>
          <w:rFonts w:ascii="Times New Roman" w:hAnsi="Times New Roman" w:cs="Times New Roman"/>
          <w:sz w:val="24"/>
          <w:szCs w:val="24"/>
        </w:rPr>
      </w:pPr>
    </w:p>
    <w:p w14:paraId="25BFEE9A" w14:textId="77777777" w:rsidR="00FD06E1" w:rsidRPr="00BC5A31" w:rsidRDefault="00EE0F38" w:rsidP="00BC5A31">
      <w:pPr>
        <w:pStyle w:val="Heading1"/>
        <w:spacing w:line="360" w:lineRule="auto"/>
        <w:rPr>
          <w:rFonts w:ascii="Times New Roman" w:hAnsi="Times New Roman" w:cs="Times New Roman"/>
        </w:rPr>
      </w:pPr>
      <w:r>
        <w:rPr>
          <w:rFonts w:ascii="Times New Roman" w:hAnsi="Times New Roman" w:cs="Times New Roman"/>
        </w:rPr>
        <w:t>0.2</w:t>
      </w:r>
      <w:r w:rsidR="007C40F8">
        <w:rPr>
          <w:rFonts w:ascii="Times New Roman" w:hAnsi="Times New Roman" w:cs="Times New Roman"/>
        </w:rPr>
        <w:t>.</w:t>
      </w:r>
      <w:r>
        <w:rPr>
          <w:rFonts w:ascii="Times New Roman" w:hAnsi="Times New Roman" w:cs="Times New Roman"/>
        </w:rPr>
        <w:t xml:space="preserve"> </w:t>
      </w:r>
      <w:r w:rsidR="00F73C78" w:rsidRPr="00FD06E1">
        <w:rPr>
          <w:rFonts w:ascii="Times New Roman" w:hAnsi="Times New Roman" w:cs="Times New Roman"/>
        </w:rPr>
        <w:t>Objectif du travail</w:t>
      </w:r>
    </w:p>
    <w:p w14:paraId="4F3160C9" w14:textId="77777777" w:rsidR="00F73C78" w:rsidRPr="00F85A59" w:rsidRDefault="00F73C78" w:rsidP="00F85A59">
      <w:pPr>
        <w:pStyle w:val="ListParagraph"/>
        <w:numPr>
          <w:ilvl w:val="0"/>
          <w:numId w:val="3"/>
        </w:numPr>
        <w:spacing w:line="360" w:lineRule="auto"/>
        <w:rPr>
          <w:rFonts w:ascii="Times New Roman" w:hAnsi="Times New Roman" w:cs="Times New Roman"/>
          <w:b/>
          <w:bCs/>
          <w:sz w:val="24"/>
          <w:szCs w:val="24"/>
        </w:rPr>
      </w:pPr>
      <w:r w:rsidRPr="00F85A59">
        <w:rPr>
          <w:rFonts w:ascii="Times New Roman" w:hAnsi="Times New Roman" w:cs="Times New Roman"/>
          <w:b/>
          <w:bCs/>
          <w:sz w:val="24"/>
          <w:szCs w:val="24"/>
        </w:rPr>
        <w:t>Objectif général</w:t>
      </w:r>
    </w:p>
    <w:p w14:paraId="345AECDE" w14:textId="77777777" w:rsidR="00F73C78" w:rsidRDefault="00F73C78" w:rsidP="007C40F8">
      <w:pPr>
        <w:spacing w:line="360" w:lineRule="auto"/>
        <w:ind w:firstLine="567"/>
        <w:jc w:val="both"/>
        <w:rPr>
          <w:rFonts w:ascii="Times New Roman" w:hAnsi="Times New Roman" w:cs="Times New Roman"/>
          <w:sz w:val="24"/>
          <w:szCs w:val="24"/>
        </w:rPr>
      </w:pPr>
      <w:r w:rsidRPr="006043C2">
        <w:rPr>
          <w:rFonts w:ascii="Times New Roman" w:hAnsi="Times New Roman" w:cs="Times New Roman"/>
          <w:sz w:val="24"/>
          <w:szCs w:val="24"/>
        </w:rPr>
        <w:t>L’objectif principal de ce travail est de concevoir et développer un panier intelligent capable de faciliter les achats d’un client dans moins de temps possible dans un supermarché toute en assurant la sécurité.</w:t>
      </w:r>
    </w:p>
    <w:p w14:paraId="1F3DBF11" w14:textId="77777777" w:rsidR="00F73C78" w:rsidRPr="00F85A59" w:rsidRDefault="00F73C78" w:rsidP="00F85A59">
      <w:pPr>
        <w:pStyle w:val="ListParagraph"/>
        <w:numPr>
          <w:ilvl w:val="0"/>
          <w:numId w:val="3"/>
        </w:numPr>
        <w:spacing w:line="360" w:lineRule="auto"/>
        <w:rPr>
          <w:rFonts w:ascii="Times New Roman" w:hAnsi="Times New Roman" w:cs="Times New Roman"/>
          <w:b/>
          <w:bCs/>
          <w:sz w:val="24"/>
          <w:szCs w:val="24"/>
        </w:rPr>
      </w:pPr>
      <w:r w:rsidRPr="00F85A59">
        <w:rPr>
          <w:rFonts w:ascii="Times New Roman" w:hAnsi="Times New Roman" w:cs="Times New Roman"/>
          <w:b/>
          <w:bCs/>
          <w:sz w:val="24"/>
          <w:szCs w:val="24"/>
        </w:rPr>
        <w:t>Objectifs spécifiques</w:t>
      </w:r>
    </w:p>
    <w:p w14:paraId="1ED7AE6B" w14:textId="77777777" w:rsidR="00F73C78" w:rsidRDefault="00F73C78" w:rsidP="007C40F8">
      <w:pPr>
        <w:spacing w:line="360" w:lineRule="auto"/>
        <w:jc w:val="both"/>
        <w:rPr>
          <w:rFonts w:ascii="Times New Roman" w:hAnsi="Times New Roman" w:cs="Times New Roman"/>
          <w:sz w:val="24"/>
          <w:szCs w:val="24"/>
        </w:rPr>
      </w:pPr>
      <w:r>
        <w:rPr>
          <w:rFonts w:ascii="Times New Roman" w:hAnsi="Times New Roman" w:cs="Times New Roman"/>
          <w:sz w:val="24"/>
          <w:szCs w:val="24"/>
        </w:rPr>
        <w:t>Notre objectif spécifique vise à :</w:t>
      </w:r>
    </w:p>
    <w:p w14:paraId="534AFE09" w14:textId="77777777" w:rsidR="00F73C78" w:rsidRDefault="00F73C78" w:rsidP="007C40F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Analyser les fonctionnements actuels du processus d’achat en grande surface</w:t>
      </w:r>
    </w:p>
    <w:p w14:paraId="7F007DD3" w14:textId="77777777" w:rsidR="00F73C78" w:rsidRDefault="00F73C78" w:rsidP="007C40F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Concevoir l’architecture matériel et logiciel du panier connecté</w:t>
      </w:r>
    </w:p>
    <w:p w14:paraId="50E810B2" w14:textId="77777777" w:rsidR="00F73C78" w:rsidRDefault="00F73C78" w:rsidP="007C40F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Développer le système de calcul automatique des produits au moment de l’achat</w:t>
      </w:r>
    </w:p>
    <w:p w14:paraId="71D55F0B" w14:textId="77777777" w:rsidR="00F73C78" w:rsidRDefault="00F73C78" w:rsidP="007C40F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Tester le panier de course dans l’environnement réel.</w:t>
      </w:r>
    </w:p>
    <w:p w14:paraId="21AC15CB" w14:textId="77777777" w:rsidR="00E1588F" w:rsidRDefault="00E1588F" w:rsidP="00E1588F">
      <w:pPr>
        <w:spacing w:line="360" w:lineRule="auto"/>
        <w:rPr>
          <w:rFonts w:ascii="Times New Roman" w:hAnsi="Times New Roman" w:cs="Times New Roman"/>
          <w:sz w:val="24"/>
          <w:szCs w:val="24"/>
        </w:rPr>
      </w:pPr>
    </w:p>
    <w:p w14:paraId="61CCDCB1" w14:textId="77777777" w:rsidR="00E1588F" w:rsidRDefault="00E1588F" w:rsidP="00E1588F">
      <w:pPr>
        <w:spacing w:line="360" w:lineRule="auto"/>
        <w:rPr>
          <w:rFonts w:ascii="Times New Roman" w:hAnsi="Times New Roman" w:cs="Times New Roman"/>
          <w:sz w:val="24"/>
          <w:szCs w:val="24"/>
        </w:rPr>
      </w:pPr>
    </w:p>
    <w:p w14:paraId="0B3B6B3D" w14:textId="77777777" w:rsidR="00E1588F" w:rsidRDefault="00E1588F" w:rsidP="00E1588F">
      <w:pPr>
        <w:spacing w:line="360" w:lineRule="auto"/>
        <w:rPr>
          <w:rFonts w:ascii="Times New Roman" w:hAnsi="Times New Roman" w:cs="Times New Roman"/>
          <w:sz w:val="24"/>
          <w:szCs w:val="24"/>
        </w:rPr>
      </w:pPr>
    </w:p>
    <w:p w14:paraId="018DBD15" w14:textId="77777777" w:rsidR="00EE0F38" w:rsidRPr="00E1588F" w:rsidRDefault="00EE0F38" w:rsidP="00E1588F">
      <w:pPr>
        <w:spacing w:line="360" w:lineRule="auto"/>
        <w:rPr>
          <w:rFonts w:ascii="Times New Roman" w:hAnsi="Times New Roman" w:cs="Times New Roman"/>
          <w:sz w:val="24"/>
          <w:szCs w:val="24"/>
        </w:rPr>
      </w:pPr>
    </w:p>
    <w:p w14:paraId="359B91C4" w14:textId="77777777" w:rsidR="00FD06E1" w:rsidRPr="00BC5A31" w:rsidRDefault="00EE0F38" w:rsidP="00BC5A31">
      <w:pPr>
        <w:pStyle w:val="Heading1"/>
        <w:spacing w:line="360" w:lineRule="auto"/>
        <w:rPr>
          <w:rFonts w:ascii="Times New Roman" w:hAnsi="Times New Roman" w:cs="Times New Roman"/>
        </w:rPr>
      </w:pPr>
      <w:r>
        <w:rPr>
          <w:rFonts w:ascii="Times New Roman" w:hAnsi="Times New Roman" w:cs="Times New Roman"/>
        </w:rPr>
        <w:lastRenderedPageBreak/>
        <w:t>0.3</w:t>
      </w:r>
      <w:r w:rsidR="007C40F8">
        <w:rPr>
          <w:rFonts w:ascii="Times New Roman" w:hAnsi="Times New Roman" w:cs="Times New Roman"/>
        </w:rPr>
        <w:t>.</w:t>
      </w:r>
      <w:r>
        <w:rPr>
          <w:rFonts w:ascii="Times New Roman" w:hAnsi="Times New Roman" w:cs="Times New Roman"/>
        </w:rPr>
        <w:t xml:space="preserve"> </w:t>
      </w:r>
      <w:r w:rsidR="00F73C78" w:rsidRPr="00FD06E1">
        <w:rPr>
          <w:rFonts w:ascii="Times New Roman" w:hAnsi="Times New Roman" w:cs="Times New Roman"/>
        </w:rPr>
        <w:t>Problématique</w:t>
      </w:r>
    </w:p>
    <w:p w14:paraId="2C33DC74" w14:textId="77777777" w:rsidR="00F73C78" w:rsidRDefault="00F73C78" w:rsidP="007C40F8">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Dans la ville de Kolwezi, le processus d’achat dans des grandes surfaces (supermarchés) prend beaucoup de temps. Les clients attendent souvent longtemps aux niveaux de la caisse, ce qui entraine des erreurs dans la facturation et parfois des fraudes. Cela devient encore plus compliqué pour les parents qui doivent surveiller leurs enfants ou pour ceux qui n’ont pas beaucoup de temps. De plus le manque de systèmes automatisés rend le fonctionnement des supermarchés moins efficace et nuit à l’expérience des clients. Il serait donc utile d’intégrer le processus d’achat plus facile, plus sûr et plus rapide. Dans ce contexte nous nous sommes posez les questions suivantes :</w:t>
      </w:r>
    </w:p>
    <w:p w14:paraId="5C9D21AF" w14:textId="77777777" w:rsidR="00F73C78" w:rsidRDefault="00F73C78" w:rsidP="007C40F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Quel mécanisme </w:t>
      </w:r>
      <w:commentRangeStart w:id="3"/>
      <w:r w:rsidRPr="00AA1C5A">
        <w:rPr>
          <w:rFonts w:ascii="Times New Roman" w:hAnsi="Times New Roman" w:cs="Times New Roman"/>
          <w:color w:val="FF0000"/>
          <w:sz w:val="24"/>
          <w:szCs w:val="24"/>
        </w:rPr>
        <w:t>pouvons</w:t>
      </w:r>
      <w:commentRangeEnd w:id="3"/>
      <w:r w:rsidR="00AA1C5A">
        <w:rPr>
          <w:rStyle w:val="CommentReference"/>
        </w:rPr>
        <w:commentReference w:id="3"/>
      </w:r>
      <w:r>
        <w:rPr>
          <w:rFonts w:ascii="Times New Roman" w:hAnsi="Times New Roman" w:cs="Times New Roman"/>
          <w:sz w:val="24"/>
          <w:szCs w:val="24"/>
        </w:rPr>
        <w:t xml:space="preserve">-nous </w:t>
      </w:r>
      <w:commentRangeStart w:id="4"/>
      <w:r w:rsidRPr="00AA1C5A">
        <w:rPr>
          <w:rFonts w:ascii="Times New Roman" w:hAnsi="Times New Roman" w:cs="Times New Roman"/>
          <w:color w:val="FF0000"/>
          <w:sz w:val="24"/>
          <w:szCs w:val="24"/>
        </w:rPr>
        <w:t>lettre</w:t>
      </w:r>
      <w:commentRangeEnd w:id="4"/>
      <w:r w:rsidR="00AA1C5A">
        <w:rPr>
          <w:rStyle w:val="CommentReference"/>
        </w:rPr>
        <w:commentReference w:id="4"/>
      </w:r>
      <w:r>
        <w:rPr>
          <w:rFonts w:ascii="Times New Roman" w:hAnsi="Times New Roman" w:cs="Times New Roman"/>
          <w:sz w:val="24"/>
          <w:szCs w:val="24"/>
        </w:rPr>
        <w:t xml:space="preserve"> en place pour automatiser l’identification des produits et le calcul de la facture en temps réel lors des achats ?</w:t>
      </w:r>
    </w:p>
    <w:p w14:paraId="132224B9" w14:textId="77777777" w:rsidR="00FD06E1" w:rsidRPr="00E1588F" w:rsidRDefault="00F73C78" w:rsidP="007C40F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Comment concevoir un panier intelligent capable de faciliter le processus d’achat, de réduire le temps passé aux caisses et d’améliorer le confort et de sécurité des clients dans des grandes surfaces ?</w:t>
      </w:r>
    </w:p>
    <w:p w14:paraId="1FE78122" w14:textId="77777777" w:rsidR="00FD06E1" w:rsidRPr="00BC5A31" w:rsidRDefault="00EE0F38" w:rsidP="00BC5A31">
      <w:pPr>
        <w:pStyle w:val="Heading1"/>
        <w:spacing w:line="360" w:lineRule="auto"/>
        <w:rPr>
          <w:rFonts w:ascii="Times New Roman" w:hAnsi="Times New Roman" w:cs="Times New Roman"/>
        </w:rPr>
      </w:pPr>
      <w:r>
        <w:rPr>
          <w:rFonts w:ascii="Times New Roman" w:hAnsi="Times New Roman" w:cs="Times New Roman"/>
        </w:rPr>
        <w:t>0.4</w:t>
      </w:r>
      <w:r w:rsidR="007C40F8">
        <w:rPr>
          <w:rFonts w:ascii="Times New Roman" w:hAnsi="Times New Roman" w:cs="Times New Roman"/>
        </w:rPr>
        <w:t>.</w:t>
      </w:r>
      <w:r>
        <w:rPr>
          <w:rFonts w:ascii="Times New Roman" w:hAnsi="Times New Roman" w:cs="Times New Roman"/>
        </w:rPr>
        <w:t xml:space="preserve"> </w:t>
      </w:r>
      <w:r w:rsidR="00F73C78" w:rsidRPr="00FD06E1">
        <w:rPr>
          <w:rFonts w:ascii="Times New Roman" w:hAnsi="Times New Roman" w:cs="Times New Roman"/>
        </w:rPr>
        <w:t>Hypothèse</w:t>
      </w:r>
    </w:p>
    <w:p w14:paraId="0F51CA79" w14:textId="77777777" w:rsidR="00F73C78" w:rsidRDefault="00F73C78" w:rsidP="007C40F8">
      <w:pPr>
        <w:pStyle w:val="ListParagraph"/>
        <w:spacing w:line="36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 Par rapport à notre </w:t>
      </w:r>
      <w:r w:rsidR="007C40F8">
        <w:rPr>
          <w:rFonts w:ascii="Times New Roman" w:hAnsi="Times New Roman" w:cs="Times New Roman"/>
          <w:sz w:val="24"/>
          <w:szCs w:val="24"/>
        </w:rPr>
        <w:t>problématique, ce</w:t>
      </w:r>
      <w:r>
        <w:rPr>
          <w:rFonts w:ascii="Times New Roman" w:hAnsi="Times New Roman" w:cs="Times New Roman"/>
          <w:sz w:val="24"/>
          <w:szCs w:val="24"/>
        </w:rPr>
        <w:t xml:space="preserve"> système est conçu pour identifier automatiquement les produits ajoutés ou retiré du panier, éliminant ainsi le besoin d’une intervention humaine continue. Les données collectées permettront aux gestionnaires du supermarché de suivre en temps réel des achats et d’agir </w:t>
      </w:r>
      <w:r w:rsidR="00FD06E1">
        <w:rPr>
          <w:rFonts w:ascii="Times New Roman" w:hAnsi="Times New Roman" w:cs="Times New Roman"/>
          <w:sz w:val="24"/>
          <w:szCs w:val="24"/>
        </w:rPr>
        <w:t>à</w:t>
      </w:r>
      <w:r>
        <w:rPr>
          <w:rFonts w:ascii="Times New Roman" w:hAnsi="Times New Roman" w:cs="Times New Roman"/>
          <w:sz w:val="24"/>
          <w:szCs w:val="24"/>
        </w:rPr>
        <w:t xml:space="preserve"> distance en cas d’anomalie ou de dysfonctionnement.</w:t>
      </w:r>
    </w:p>
    <w:p w14:paraId="4FD1449F" w14:textId="77777777" w:rsidR="00F73C78" w:rsidRDefault="00F73C78" w:rsidP="007C40F8">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L’objectif est de transformer chaque panier intelligent en un nœud connecté au sein d’un réseau, capable de transmettre efficacement des informations sur les produits, les prix et l</w:t>
      </w:r>
      <w:r w:rsidR="00FD06E1">
        <w:rPr>
          <w:rFonts w:ascii="Times New Roman" w:hAnsi="Times New Roman" w:cs="Times New Roman"/>
          <w:sz w:val="24"/>
          <w:szCs w:val="24"/>
        </w:rPr>
        <w:t>’</w:t>
      </w:r>
      <w:r>
        <w:rPr>
          <w:rFonts w:ascii="Times New Roman" w:hAnsi="Times New Roman" w:cs="Times New Roman"/>
          <w:sz w:val="24"/>
          <w:szCs w:val="24"/>
        </w:rPr>
        <w:t>état de la facture. Ce mécanisme facilitera le contrôle et la prévention des erreurs de facturation, des fraudes et des oublis de paiement, tout en garantissant un suivi en temps réel. Cette solution vise ainsi à réduire les temps d’attente, à améliorer la qualité du service, à optimiser la gestion des supermarchés des clients, tout en prenant en compte les spécificités locales de la ville de Kolwezi.</w:t>
      </w:r>
    </w:p>
    <w:p w14:paraId="2A42583D" w14:textId="77777777" w:rsidR="00F73C78" w:rsidRDefault="00F73C78" w:rsidP="00F73C78">
      <w:pPr>
        <w:spacing w:line="360" w:lineRule="auto"/>
        <w:rPr>
          <w:rFonts w:ascii="Times New Roman" w:hAnsi="Times New Roman" w:cs="Times New Roman"/>
          <w:sz w:val="24"/>
          <w:szCs w:val="24"/>
        </w:rPr>
      </w:pPr>
    </w:p>
    <w:p w14:paraId="4E3FD2C8" w14:textId="77777777" w:rsidR="00E1588F" w:rsidRDefault="00E1588F" w:rsidP="00F73C78">
      <w:pPr>
        <w:spacing w:line="360" w:lineRule="auto"/>
        <w:rPr>
          <w:rFonts w:ascii="Times New Roman" w:hAnsi="Times New Roman" w:cs="Times New Roman"/>
          <w:sz w:val="24"/>
          <w:szCs w:val="24"/>
        </w:rPr>
      </w:pPr>
    </w:p>
    <w:p w14:paraId="01862C76" w14:textId="77777777" w:rsidR="001C1B31" w:rsidRPr="00240824" w:rsidRDefault="00EE0F38" w:rsidP="00240824">
      <w:pPr>
        <w:pStyle w:val="Heading1"/>
        <w:spacing w:line="360" w:lineRule="auto"/>
        <w:rPr>
          <w:rFonts w:ascii="Times New Roman" w:hAnsi="Times New Roman" w:cs="Times New Roman"/>
        </w:rPr>
      </w:pPr>
      <w:r>
        <w:rPr>
          <w:rFonts w:ascii="Times New Roman" w:hAnsi="Times New Roman" w:cs="Times New Roman"/>
        </w:rPr>
        <w:lastRenderedPageBreak/>
        <w:t>0.5</w:t>
      </w:r>
      <w:r w:rsidR="007C40F8">
        <w:rPr>
          <w:rFonts w:ascii="Times New Roman" w:hAnsi="Times New Roman" w:cs="Times New Roman"/>
        </w:rPr>
        <w:t>.</w:t>
      </w:r>
      <w:r>
        <w:rPr>
          <w:rFonts w:ascii="Times New Roman" w:hAnsi="Times New Roman" w:cs="Times New Roman"/>
        </w:rPr>
        <w:t xml:space="preserve"> </w:t>
      </w:r>
      <w:r w:rsidR="00FD06E1" w:rsidRPr="00FD06E1">
        <w:rPr>
          <w:rFonts w:ascii="Times New Roman" w:hAnsi="Times New Roman" w:cs="Times New Roman"/>
        </w:rPr>
        <w:t>Importance de l’Etude</w:t>
      </w:r>
    </w:p>
    <w:p w14:paraId="13644A44" w14:textId="77777777" w:rsidR="001C1B31" w:rsidRDefault="00EE0F38" w:rsidP="001C1B31">
      <w:pPr>
        <w:rPr>
          <w:rFonts w:ascii="Times New Roman" w:hAnsi="Times New Roman" w:cs="Times New Roman"/>
          <w:b/>
          <w:bCs/>
          <w:sz w:val="24"/>
          <w:szCs w:val="24"/>
        </w:rPr>
      </w:pPr>
      <w:r>
        <w:rPr>
          <w:rFonts w:ascii="Times New Roman" w:hAnsi="Times New Roman" w:cs="Times New Roman"/>
          <w:b/>
          <w:bCs/>
          <w:sz w:val="24"/>
          <w:szCs w:val="24"/>
        </w:rPr>
        <w:t xml:space="preserve">5.1 </w:t>
      </w:r>
      <w:r w:rsidR="001C1B31">
        <w:rPr>
          <w:rFonts w:ascii="Times New Roman" w:hAnsi="Times New Roman" w:cs="Times New Roman"/>
          <w:b/>
          <w:bCs/>
          <w:sz w:val="24"/>
          <w:szCs w:val="24"/>
        </w:rPr>
        <w:t>Choix du sujet</w:t>
      </w:r>
    </w:p>
    <w:p w14:paraId="0981CA4E" w14:textId="77777777" w:rsidR="001C1B31" w:rsidRPr="00E7417C" w:rsidRDefault="001C1B31" w:rsidP="007C40F8">
      <w:pPr>
        <w:spacing w:line="360" w:lineRule="auto"/>
        <w:ind w:firstLine="567"/>
        <w:jc w:val="both"/>
        <w:rPr>
          <w:rFonts w:ascii="Times New Roman" w:hAnsi="Times New Roman" w:cs="Times New Roman"/>
          <w:sz w:val="24"/>
          <w:szCs w:val="24"/>
        </w:rPr>
      </w:pPr>
      <w:commentRangeStart w:id="5"/>
      <w:r w:rsidRPr="00AA1C5A">
        <w:rPr>
          <w:rFonts w:ascii="Times New Roman" w:hAnsi="Times New Roman" w:cs="Times New Roman"/>
          <w:color w:val="FF0000"/>
          <w:sz w:val="24"/>
          <w:szCs w:val="24"/>
        </w:rPr>
        <w:t xml:space="preserve">J’ai </w:t>
      </w:r>
      <w:commentRangeEnd w:id="5"/>
      <w:r w:rsidR="00AA1C5A">
        <w:rPr>
          <w:rStyle w:val="CommentReference"/>
        </w:rPr>
        <w:commentReference w:id="5"/>
      </w:r>
      <w:r>
        <w:rPr>
          <w:rFonts w:ascii="Times New Roman" w:hAnsi="Times New Roman" w:cs="Times New Roman"/>
          <w:sz w:val="24"/>
          <w:szCs w:val="24"/>
        </w:rPr>
        <w:t xml:space="preserve">choisi ce sujet parce qu’il est vraiment crucial d’améliorer le système d’achat en grande surface. Les files d’attente longue sur la caisse cause trop des pertes de temps pour certains clients.  Le système de facturation automatique et la détection des produits lors du dépôt dans le panier présentent une avancée technologique importante qui mérite d’être étudiée, notamment dans le cadre </w:t>
      </w:r>
      <w:del w:id="6" w:author="Mwamba Kasongo, Dahouda (Katanga - CD)" w:date="2026-03-10T10:14:00Z" w16du:dateUtc="2026-03-10T08:14:00Z">
        <w:r w:rsidDel="00AA1C5A">
          <w:rPr>
            <w:rFonts w:ascii="Times New Roman" w:hAnsi="Times New Roman" w:cs="Times New Roman"/>
            <w:sz w:val="24"/>
            <w:szCs w:val="24"/>
          </w:rPr>
          <w:delText xml:space="preserve">des </w:delText>
        </w:r>
      </w:del>
      <w:r>
        <w:rPr>
          <w:rFonts w:ascii="Times New Roman" w:hAnsi="Times New Roman" w:cs="Times New Roman"/>
          <w:sz w:val="24"/>
          <w:szCs w:val="24"/>
        </w:rPr>
        <w:t>pratique des agents du supermarché.</w:t>
      </w:r>
    </w:p>
    <w:p w14:paraId="533AC8C5" w14:textId="77777777" w:rsidR="001C1B31" w:rsidRDefault="00EE0F38" w:rsidP="00E7417C">
      <w:pPr>
        <w:pStyle w:val="Heading1"/>
        <w:spacing w:line="360" w:lineRule="auto"/>
        <w:rPr>
          <w:rFonts w:ascii="Times New Roman" w:hAnsi="Times New Roman" w:cs="Times New Roman"/>
        </w:rPr>
      </w:pPr>
      <w:r>
        <w:rPr>
          <w:rFonts w:ascii="Times New Roman" w:hAnsi="Times New Roman" w:cs="Times New Roman"/>
        </w:rPr>
        <w:t>0.6</w:t>
      </w:r>
      <w:r w:rsidR="007C40F8">
        <w:rPr>
          <w:rFonts w:ascii="Times New Roman" w:hAnsi="Times New Roman" w:cs="Times New Roman"/>
        </w:rPr>
        <w:t>.</w:t>
      </w:r>
      <w:r>
        <w:rPr>
          <w:rFonts w:ascii="Times New Roman" w:hAnsi="Times New Roman" w:cs="Times New Roman"/>
        </w:rPr>
        <w:t xml:space="preserve"> </w:t>
      </w:r>
      <w:r w:rsidR="00E7417C" w:rsidRPr="00E7417C">
        <w:rPr>
          <w:rFonts w:ascii="Times New Roman" w:hAnsi="Times New Roman" w:cs="Times New Roman"/>
        </w:rPr>
        <w:t>Intérêt du sujet</w:t>
      </w:r>
    </w:p>
    <w:p w14:paraId="11351921" w14:textId="77777777" w:rsidR="00E7417C" w:rsidRPr="00E7417C" w:rsidRDefault="00EE0F38" w:rsidP="00E7417C">
      <w:pPr>
        <w:rPr>
          <w:rFonts w:ascii="Times New Roman" w:hAnsi="Times New Roman" w:cs="Times New Roman"/>
          <w:b/>
          <w:bCs/>
          <w:sz w:val="24"/>
          <w:szCs w:val="24"/>
        </w:rPr>
      </w:pPr>
      <w:r>
        <w:rPr>
          <w:rFonts w:ascii="Times New Roman" w:hAnsi="Times New Roman" w:cs="Times New Roman"/>
          <w:b/>
          <w:bCs/>
          <w:sz w:val="24"/>
          <w:szCs w:val="24"/>
        </w:rPr>
        <w:t xml:space="preserve">6.1 </w:t>
      </w:r>
      <w:r w:rsidR="00E7417C" w:rsidRPr="00E7417C">
        <w:rPr>
          <w:rFonts w:ascii="Times New Roman" w:hAnsi="Times New Roman" w:cs="Times New Roman"/>
          <w:b/>
          <w:bCs/>
          <w:sz w:val="24"/>
          <w:szCs w:val="24"/>
        </w:rPr>
        <w:t>Intérêt personnel</w:t>
      </w:r>
    </w:p>
    <w:p w14:paraId="3D11C3D5" w14:textId="743654BA" w:rsidR="00E7417C" w:rsidRPr="00240824" w:rsidRDefault="00E7417C" w:rsidP="007C40F8">
      <w:pPr>
        <w:spacing w:line="360" w:lineRule="auto"/>
        <w:ind w:firstLine="567"/>
        <w:jc w:val="both"/>
        <w:rPr>
          <w:rFonts w:ascii="Times New Roman" w:hAnsi="Times New Roman" w:cs="Times New Roman"/>
          <w:sz w:val="24"/>
          <w:szCs w:val="24"/>
        </w:rPr>
      </w:pPr>
      <w:r w:rsidRPr="00240824">
        <w:rPr>
          <w:rFonts w:ascii="Times New Roman" w:hAnsi="Times New Roman" w:cs="Times New Roman"/>
          <w:sz w:val="24"/>
          <w:szCs w:val="24"/>
        </w:rPr>
        <w:t xml:space="preserve">Sur le plan personnel, ce travail va nous aider </w:t>
      </w:r>
      <w:r w:rsidR="00240824" w:rsidRPr="00240824">
        <w:rPr>
          <w:rFonts w:ascii="Times New Roman" w:hAnsi="Times New Roman" w:cs="Times New Roman"/>
          <w:sz w:val="24"/>
          <w:szCs w:val="24"/>
        </w:rPr>
        <w:t>à</w:t>
      </w:r>
      <w:r w:rsidRPr="00240824">
        <w:rPr>
          <w:rFonts w:ascii="Times New Roman" w:hAnsi="Times New Roman" w:cs="Times New Roman"/>
          <w:sz w:val="24"/>
          <w:szCs w:val="24"/>
        </w:rPr>
        <w:t xml:space="preserve"> mettre en pratique ou en place toute nos connaissance acquis durant </w:t>
      </w:r>
      <w:r w:rsidR="00240824">
        <w:rPr>
          <w:rFonts w:ascii="Times New Roman" w:hAnsi="Times New Roman" w:cs="Times New Roman"/>
          <w:sz w:val="24"/>
          <w:szCs w:val="24"/>
        </w:rPr>
        <w:t xml:space="preserve">nos </w:t>
      </w:r>
      <w:r w:rsidRPr="00240824">
        <w:rPr>
          <w:rFonts w:ascii="Times New Roman" w:hAnsi="Times New Roman" w:cs="Times New Roman"/>
          <w:sz w:val="24"/>
          <w:szCs w:val="24"/>
        </w:rPr>
        <w:t>4</w:t>
      </w:r>
      <w:ins w:id="7" w:author="Mwamba Kasongo, Dahouda (Katanga - CD)" w:date="2026-03-10T10:14:00Z" w16du:dateUtc="2026-03-10T08:14:00Z">
        <w:r w:rsidR="00AA1C5A">
          <w:rPr>
            <w:rFonts w:ascii="Times New Roman" w:hAnsi="Times New Roman" w:cs="Times New Roman"/>
            <w:sz w:val="24"/>
            <w:szCs w:val="24"/>
          </w:rPr>
          <w:t xml:space="preserve"> </w:t>
        </w:r>
      </w:ins>
      <w:r w:rsidRPr="00240824">
        <w:rPr>
          <w:rFonts w:ascii="Times New Roman" w:hAnsi="Times New Roman" w:cs="Times New Roman"/>
          <w:sz w:val="24"/>
          <w:szCs w:val="24"/>
        </w:rPr>
        <w:t>ans d’</w:t>
      </w:r>
      <w:r w:rsidR="00240824" w:rsidRPr="00240824">
        <w:rPr>
          <w:rFonts w:ascii="Times New Roman" w:hAnsi="Times New Roman" w:cs="Times New Roman"/>
          <w:sz w:val="24"/>
          <w:szCs w:val="24"/>
        </w:rPr>
        <w:t>étude</w:t>
      </w:r>
      <w:r w:rsidRPr="00240824">
        <w:rPr>
          <w:rFonts w:ascii="Times New Roman" w:hAnsi="Times New Roman" w:cs="Times New Roman"/>
          <w:sz w:val="24"/>
          <w:szCs w:val="24"/>
        </w:rPr>
        <w:t xml:space="preserve"> </w:t>
      </w:r>
      <w:r w:rsidR="00240824" w:rsidRPr="00240824">
        <w:rPr>
          <w:rFonts w:ascii="Times New Roman" w:hAnsi="Times New Roman" w:cs="Times New Roman"/>
          <w:sz w:val="24"/>
          <w:szCs w:val="24"/>
        </w:rPr>
        <w:t>académiques en se basant sur les notions scientifiques et aussi acquérir des nouvelles connaissances en fournissant un système essentiel au sein d’une entreprise</w:t>
      </w:r>
      <w:r w:rsidRPr="00240824">
        <w:rPr>
          <w:rFonts w:ascii="Times New Roman" w:hAnsi="Times New Roman" w:cs="Times New Roman"/>
          <w:sz w:val="24"/>
          <w:szCs w:val="24"/>
        </w:rPr>
        <w:t xml:space="preserve"> </w:t>
      </w:r>
    </w:p>
    <w:p w14:paraId="6D9288BC" w14:textId="77777777" w:rsidR="00E7417C" w:rsidRDefault="00EE0F38" w:rsidP="00E7417C">
      <w:pPr>
        <w:rPr>
          <w:rFonts w:ascii="Times New Roman" w:hAnsi="Times New Roman" w:cs="Times New Roman"/>
          <w:b/>
          <w:bCs/>
          <w:sz w:val="24"/>
          <w:szCs w:val="24"/>
        </w:rPr>
      </w:pPr>
      <w:r>
        <w:rPr>
          <w:rFonts w:ascii="Times New Roman" w:hAnsi="Times New Roman" w:cs="Times New Roman"/>
          <w:b/>
          <w:bCs/>
          <w:sz w:val="24"/>
          <w:szCs w:val="24"/>
        </w:rPr>
        <w:t xml:space="preserve">6.2 </w:t>
      </w:r>
      <w:r w:rsidR="00E7417C" w:rsidRPr="009B57AD">
        <w:rPr>
          <w:rFonts w:ascii="Times New Roman" w:hAnsi="Times New Roman" w:cs="Times New Roman"/>
          <w:b/>
          <w:bCs/>
          <w:sz w:val="24"/>
          <w:szCs w:val="24"/>
        </w:rPr>
        <w:t>Intérêt scientifique</w:t>
      </w:r>
    </w:p>
    <w:p w14:paraId="299483A4" w14:textId="77777777" w:rsidR="00E7417C" w:rsidRDefault="00E7417C"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Sur le plan scientifique, étudier ces systèmes nous permet d’explorer les innovations, ce domaine offre de nombreuses possibilités pour la recherche et pourrait avoir un impact positif sur la sécurité de la facturation.</w:t>
      </w:r>
    </w:p>
    <w:p w14:paraId="418B016C" w14:textId="77777777" w:rsidR="00E7417C" w:rsidRDefault="00EE0F38" w:rsidP="00E7417C">
      <w:pPr>
        <w:rPr>
          <w:rFonts w:ascii="Times New Roman" w:hAnsi="Times New Roman" w:cs="Times New Roman"/>
          <w:b/>
          <w:bCs/>
          <w:sz w:val="24"/>
          <w:szCs w:val="24"/>
        </w:rPr>
      </w:pPr>
      <w:r>
        <w:rPr>
          <w:rFonts w:ascii="Times New Roman" w:hAnsi="Times New Roman" w:cs="Times New Roman"/>
          <w:b/>
          <w:bCs/>
          <w:sz w:val="24"/>
          <w:szCs w:val="24"/>
        </w:rPr>
        <w:t xml:space="preserve">6.3 </w:t>
      </w:r>
      <w:r w:rsidR="00E7417C" w:rsidRPr="001B244C">
        <w:rPr>
          <w:rFonts w:ascii="Times New Roman" w:hAnsi="Times New Roman" w:cs="Times New Roman"/>
          <w:b/>
          <w:bCs/>
          <w:sz w:val="24"/>
          <w:szCs w:val="24"/>
        </w:rPr>
        <w:t>Intérêt Social</w:t>
      </w:r>
    </w:p>
    <w:p w14:paraId="0CC253B8" w14:textId="77777777" w:rsidR="001C1B31" w:rsidRPr="00240824" w:rsidRDefault="00E7417C" w:rsidP="007C40F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Enfin, l’importance social de ce sujet est claire, développer un panier connecter pour l’automatisation du processus d’achat et de facturation en grande surface qui diminuera les files d’attente à la caisse et va améliorer la sécurité lors de la facturation et renforcer la confiance des clients. </w:t>
      </w:r>
      <w:bookmarkStart w:id="8" w:name="_Hlk222141951"/>
    </w:p>
    <w:bookmarkEnd w:id="8"/>
    <w:p w14:paraId="16127843" w14:textId="77777777" w:rsidR="00F85A59" w:rsidRDefault="00EE0F38" w:rsidP="00240824">
      <w:pPr>
        <w:pStyle w:val="Heading1"/>
        <w:spacing w:line="360" w:lineRule="auto"/>
        <w:rPr>
          <w:rFonts w:ascii="Times New Roman" w:hAnsi="Times New Roman" w:cs="Times New Roman"/>
        </w:rPr>
      </w:pPr>
      <w:r>
        <w:rPr>
          <w:rFonts w:ascii="Times New Roman" w:hAnsi="Times New Roman" w:cs="Times New Roman"/>
        </w:rPr>
        <w:t>0.7</w:t>
      </w:r>
      <w:r w:rsidR="007C40F8">
        <w:rPr>
          <w:rFonts w:ascii="Times New Roman" w:hAnsi="Times New Roman" w:cs="Times New Roman"/>
        </w:rPr>
        <w:t xml:space="preserve">. </w:t>
      </w:r>
      <w:r w:rsidR="00F85A59" w:rsidRPr="00F85A59">
        <w:rPr>
          <w:rFonts w:ascii="Times New Roman" w:hAnsi="Times New Roman" w:cs="Times New Roman"/>
        </w:rPr>
        <w:t>Portée et Limites du travail</w:t>
      </w:r>
    </w:p>
    <w:p w14:paraId="5D9C6194" w14:textId="77777777" w:rsidR="00F85A59" w:rsidRPr="00E77D1F" w:rsidRDefault="00F85A59" w:rsidP="00F85A59">
      <w:pPr>
        <w:pStyle w:val="ListParagraph"/>
        <w:numPr>
          <w:ilvl w:val="0"/>
          <w:numId w:val="5"/>
        </w:numPr>
        <w:rPr>
          <w:rFonts w:ascii="Times New Roman" w:hAnsi="Times New Roman" w:cs="Times New Roman"/>
          <w:b/>
          <w:bCs/>
          <w:sz w:val="24"/>
          <w:szCs w:val="24"/>
        </w:rPr>
      </w:pPr>
      <w:r w:rsidRPr="00E77D1F">
        <w:rPr>
          <w:rFonts w:ascii="Times New Roman" w:hAnsi="Times New Roman" w:cs="Times New Roman"/>
          <w:b/>
          <w:bCs/>
          <w:sz w:val="24"/>
          <w:szCs w:val="24"/>
        </w:rPr>
        <w:t>Por</w:t>
      </w:r>
      <w:r w:rsidR="00E77D1F" w:rsidRPr="00E77D1F">
        <w:rPr>
          <w:rFonts w:ascii="Times New Roman" w:hAnsi="Times New Roman" w:cs="Times New Roman"/>
          <w:b/>
          <w:bCs/>
          <w:sz w:val="24"/>
          <w:szCs w:val="24"/>
        </w:rPr>
        <w:t>tée</w:t>
      </w:r>
    </w:p>
    <w:p w14:paraId="5358504B" w14:textId="77777777" w:rsidR="00E77D1F" w:rsidRDefault="00E77D1F" w:rsidP="007C40F8">
      <w:pPr>
        <w:spacing w:line="360" w:lineRule="auto"/>
        <w:ind w:firstLine="567"/>
        <w:jc w:val="both"/>
        <w:rPr>
          <w:rFonts w:ascii="Times New Roman" w:hAnsi="Times New Roman" w:cs="Times New Roman"/>
          <w:sz w:val="24"/>
          <w:szCs w:val="24"/>
        </w:rPr>
      </w:pPr>
      <w:r w:rsidRPr="00E77D1F">
        <w:rPr>
          <w:rFonts w:ascii="Times New Roman" w:hAnsi="Times New Roman" w:cs="Times New Roman"/>
          <w:sz w:val="24"/>
          <w:szCs w:val="24"/>
        </w:rPr>
        <w:t>L’étude est concentrée sur le développement d’un panier connecté pour l’automatisation du processus d’achat et de facturation en grande surface d’où l’évaluation des technologies et vraiment pertinentes et des retours d’expériences de consommateurs dans le cadre de grande distribution</w:t>
      </w:r>
      <w:r>
        <w:rPr>
          <w:rFonts w:ascii="Times New Roman" w:hAnsi="Times New Roman" w:cs="Times New Roman"/>
          <w:sz w:val="24"/>
          <w:szCs w:val="24"/>
        </w:rPr>
        <w:t>.</w:t>
      </w:r>
    </w:p>
    <w:p w14:paraId="7E0D2BCD" w14:textId="77777777" w:rsidR="00240824" w:rsidRDefault="00240824" w:rsidP="00F85A59">
      <w:pPr>
        <w:spacing w:line="360" w:lineRule="auto"/>
        <w:rPr>
          <w:rFonts w:ascii="Times New Roman" w:hAnsi="Times New Roman" w:cs="Times New Roman"/>
          <w:sz w:val="24"/>
          <w:szCs w:val="24"/>
        </w:rPr>
      </w:pPr>
    </w:p>
    <w:p w14:paraId="5A566084" w14:textId="77777777" w:rsidR="00824A71" w:rsidRDefault="00E77D1F" w:rsidP="00824A71">
      <w:pPr>
        <w:pStyle w:val="ListParagraph"/>
        <w:numPr>
          <w:ilvl w:val="0"/>
          <w:numId w:val="5"/>
        </w:numPr>
        <w:spacing w:line="360" w:lineRule="auto"/>
        <w:rPr>
          <w:rFonts w:ascii="Times New Roman" w:hAnsi="Times New Roman" w:cs="Times New Roman"/>
          <w:b/>
          <w:bCs/>
          <w:sz w:val="24"/>
          <w:szCs w:val="24"/>
        </w:rPr>
      </w:pPr>
      <w:r w:rsidRPr="00E77D1F">
        <w:rPr>
          <w:rFonts w:ascii="Times New Roman" w:hAnsi="Times New Roman" w:cs="Times New Roman"/>
          <w:b/>
          <w:bCs/>
          <w:sz w:val="24"/>
          <w:szCs w:val="24"/>
        </w:rPr>
        <w:lastRenderedPageBreak/>
        <w:t>Limite du travail</w:t>
      </w:r>
    </w:p>
    <w:p w14:paraId="3EC18A56" w14:textId="77777777" w:rsidR="00824A71" w:rsidRPr="00824A71" w:rsidRDefault="00824A71" w:rsidP="00824A71">
      <w:pPr>
        <w:spacing w:line="360" w:lineRule="auto"/>
        <w:jc w:val="both"/>
        <w:rPr>
          <w:rFonts w:ascii="Times New Roman" w:hAnsi="Times New Roman" w:cs="Times New Roman"/>
          <w:b/>
          <w:bCs/>
          <w:sz w:val="24"/>
          <w:szCs w:val="24"/>
        </w:rPr>
      </w:pPr>
      <w:r w:rsidRPr="00824A71">
        <w:rPr>
          <w:rFonts w:ascii="Times New Roman" w:hAnsi="Times New Roman" w:cs="Times New Roman"/>
          <w:sz w:val="24"/>
          <w:szCs w:val="24"/>
        </w:rPr>
        <w:t>Toute œuvre scientifique doit être limitée en espace et en temps</w:t>
      </w:r>
    </w:p>
    <w:p w14:paraId="21E4CBAD" w14:textId="77777777" w:rsidR="00E77D1F" w:rsidRDefault="00824A71" w:rsidP="00824A71">
      <w:pPr>
        <w:pStyle w:val="ListParagraph"/>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Délimitation spatiale :</w:t>
      </w:r>
    </w:p>
    <w:p w14:paraId="61667BCB" w14:textId="77777777" w:rsidR="00824A71" w:rsidRPr="00824A71" w:rsidRDefault="00824A71" w:rsidP="00824A71">
      <w:pPr>
        <w:spacing w:line="360" w:lineRule="auto"/>
        <w:rPr>
          <w:rFonts w:ascii="Times New Roman" w:hAnsi="Times New Roman" w:cs="Times New Roman"/>
          <w:sz w:val="24"/>
          <w:szCs w:val="24"/>
        </w:rPr>
      </w:pPr>
      <w:r w:rsidRPr="00824A71">
        <w:rPr>
          <w:rFonts w:ascii="Times New Roman" w:hAnsi="Times New Roman" w:cs="Times New Roman"/>
          <w:sz w:val="24"/>
          <w:szCs w:val="24"/>
        </w:rPr>
        <w:t>Notre travail s’est effectué à SK, un supermarché de Kolwezi</w:t>
      </w:r>
    </w:p>
    <w:p w14:paraId="33A813AE" w14:textId="77777777" w:rsidR="00824A71" w:rsidRPr="00824A71" w:rsidRDefault="00824A71" w:rsidP="00824A71">
      <w:pPr>
        <w:pStyle w:val="ListParagraph"/>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Délimitation temporelle :</w:t>
      </w:r>
    </w:p>
    <w:p w14:paraId="5207DA7E" w14:textId="77777777" w:rsidR="00E77D1F" w:rsidRDefault="00824A71" w:rsidP="00E77D1F">
      <w:pPr>
        <w:spacing w:line="360" w:lineRule="auto"/>
        <w:rPr>
          <w:rFonts w:ascii="Times New Roman" w:hAnsi="Times New Roman" w:cs="Times New Roman"/>
          <w:sz w:val="24"/>
          <w:szCs w:val="24"/>
        </w:rPr>
      </w:pPr>
      <w:r>
        <w:rPr>
          <w:rFonts w:ascii="Times New Roman" w:hAnsi="Times New Roman" w:cs="Times New Roman"/>
          <w:sz w:val="24"/>
          <w:szCs w:val="24"/>
        </w:rPr>
        <w:t xml:space="preserve">Nos recherches qui ont aboutie </w:t>
      </w:r>
      <w:r w:rsidR="00F14F30">
        <w:rPr>
          <w:rFonts w:ascii="Times New Roman" w:hAnsi="Times New Roman" w:cs="Times New Roman"/>
          <w:sz w:val="24"/>
          <w:szCs w:val="24"/>
        </w:rPr>
        <w:t>à</w:t>
      </w:r>
      <w:r>
        <w:rPr>
          <w:rFonts w:ascii="Times New Roman" w:hAnsi="Times New Roman" w:cs="Times New Roman"/>
          <w:sz w:val="24"/>
          <w:szCs w:val="24"/>
        </w:rPr>
        <w:t xml:space="preserve"> la réalisation de ce modeste travail se sont déroulées l’an 2026 et au cours de six mois.</w:t>
      </w:r>
    </w:p>
    <w:p w14:paraId="1255FD47" w14:textId="77777777" w:rsidR="00E77D1F" w:rsidRPr="00AA1C5A" w:rsidRDefault="00F14F30" w:rsidP="00E77D1F">
      <w:pPr>
        <w:spacing w:line="360" w:lineRule="auto"/>
        <w:rPr>
          <w:rFonts w:ascii="Times New Roman" w:hAnsi="Times New Roman" w:cs="Times New Roman"/>
          <w:color w:val="FF0000"/>
          <w:sz w:val="24"/>
          <w:szCs w:val="24"/>
          <w:rPrChange w:id="9" w:author="Mwamba Kasongo, Dahouda (Katanga - CD)" w:date="2026-03-10T10:15:00Z" w16du:dateUtc="2026-03-10T08:15:00Z">
            <w:rPr>
              <w:rFonts w:ascii="Times New Roman" w:hAnsi="Times New Roman" w:cs="Times New Roman"/>
              <w:sz w:val="24"/>
              <w:szCs w:val="24"/>
            </w:rPr>
          </w:rPrChange>
        </w:rPr>
      </w:pPr>
      <w:commentRangeStart w:id="10"/>
      <w:r w:rsidRPr="00AA1C5A">
        <w:rPr>
          <w:rFonts w:ascii="Times New Roman" w:hAnsi="Times New Roman" w:cs="Times New Roman"/>
          <w:color w:val="FF0000"/>
          <w:sz w:val="24"/>
          <w:szCs w:val="24"/>
          <w:rPrChange w:id="11" w:author="Mwamba Kasongo, Dahouda (Katanga - CD)" w:date="2026-03-10T10:15:00Z" w16du:dateUtc="2026-03-10T08:15:00Z">
            <w:rPr>
              <w:rFonts w:ascii="Times New Roman" w:hAnsi="Times New Roman" w:cs="Times New Roman"/>
              <w:sz w:val="24"/>
              <w:szCs w:val="24"/>
            </w:rPr>
          </w:rPrChange>
        </w:rPr>
        <w:t xml:space="preserve">Ce système va vraiment dépendre de la qualité des capteurs utilisées et d’une source d’énergie stable pour le microcontrôleur pour le traitement. </w:t>
      </w:r>
      <w:commentRangeEnd w:id="10"/>
      <w:r w:rsidR="00D973A4">
        <w:rPr>
          <w:rStyle w:val="CommentReference"/>
        </w:rPr>
        <w:commentReference w:id="10"/>
      </w:r>
    </w:p>
    <w:p w14:paraId="07E236AE" w14:textId="77777777" w:rsidR="00E77D1F" w:rsidRDefault="00F14F30" w:rsidP="002B5F95">
      <w:pPr>
        <w:pStyle w:val="Heading1"/>
        <w:spacing w:line="360" w:lineRule="auto"/>
        <w:rPr>
          <w:rFonts w:ascii="Times New Roman" w:hAnsi="Times New Roman" w:cs="Times New Roman"/>
        </w:rPr>
      </w:pPr>
      <w:r>
        <w:rPr>
          <w:rFonts w:ascii="Times New Roman" w:hAnsi="Times New Roman" w:cs="Times New Roman"/>
        </w:rPr>
        <w:t xml:space="preserve">0.8. </w:t>
      </w:r>
      <w:r w:rsidR="00E77D1F" w:rsidRPr="002B5F95">
        <w:rPr>
          <w:rFonts w:ascii="Times New Roman" w:hAnsi="Times New Roman" w:cs="Times New Roman"/>
        </w:rPr>
        <w:t>Division du travail</w:t>
      </w:r>
    </w:p>
    <w:p w14:paraId="0C58794C" w14:textId="77777777" w:rsidR="000423CC" w:rsidRPr="00787D0F" w:rsidRDefault="000423CC" w:rsidP="00787D0F">
      <w:pPr>
        <w:ind w:firstLine="567"/>
        <w:jc w:val="both"/>
        <w:rPr>
          <w:rFonts w:ascii="Times New Roman" w:hAnsi="Times New Roman" w:cs="Times New Roman"/>
          <w:sz w:val="24"/>
          <w:szCs w:val="24"/>
        </w:rPr>
      </w:pPr>
      <w:r w:rsidRPr="00787D0F">
        <w:rPr>
          <w:rFonts w:ascii="Times New Roman" w:hAnsi="Times New Roman" w:cs="Times New Roman"/>
          <w:sz w:val="24"/>
          <w:szCs w:val="24"/>
        </w:rPr>
        <w:t xml:space="preserve">Hormis l’introduction et la conclusion notre travail est subdivisé en cinq (5) chapitres </w:t>
      </w:r>
      <w:r w:rsidR="00787D0F" w:rsidRPr="00787D0F">
        <w:rPr>
          <w:rFonts w:ascii="Times New Roman" w:hAnsi="Times New Roman" w:cs="Times New Roman"/>
          <w:sz w:val="24"/>
          <w:szCs w:val="24"/>
        </w:rPr>
        <w:t>à savoir :</w:t>
      </w:r>
    </w:p>
    <w:p w14:paraId="3932020C" w14:textId="0C084313"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1</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Revue de la Littérature</w:t>
      </w:r>
    </w:p>
    <w:p w14:paraId="3401DEE2" w14:textId="404BC4B9" w:rsidR="006B19AF" w:rsidRPr="00787D0F" w:rsidRDefault="006B19AF"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w:t>
      </w:r>
      <w:r w:rsidR="001038DB">
        <w:rPr>
          <w:rFonts w:ascii="Times New Roman" w:hAnsi="Times New Roman" w:cs="Times New Roman"/>
          <w:sz w:val="24"/>
          <w:szCs w:val="24"/>
        </w:rPr>
        <w:t>n</w:t>
      </w:r>
      <w:r>
        <w:rPr>
          <w:rFonts w:ascii="Times New Roman" w:hAnsi="Times New Roman" w:cs="Times New Roman"/>
          <w:sz w:val="24"/>
          <w:szCs w:val="24"/>
        </w:rPr>
        <w:t>ous allons présenter les ouvrages et quelques auteurs qui ont eu à développer ce même type de problème et leurs résolutions tout comme limites de leurs projets</w:t>
      </w:r>
      <w:r w:rsidR="007F4AB2">
        <w:rPr>
          <w:rFonts w:ascii="Times New Roman" w:hAnsi="Times New Roman" w:cs="Times New Roman"/>
          <w:sz w:val="24"/>
          <w:szCs w:val="24"/>
        </w:rPr>
        <w:t>.</w:t>
      </w:r>
    </w:p>
    <w:p w14:paraId="4E854AFE" w14:textId="4F30C322"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2</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Méthodologie</w:t>
      </w:r>
    </w:p>
    <w:p w14:paraId="1CBACBBE" w14:textId="3D584232" w:rsidR="006B19AF" w:rsidRPr="00787D0F" w:rsidRDefault="006B19AF"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nous </w:t>
      </w:r>
      <w:r w:rsidR="007F4AB2">
        <w:rPr>
          <w:rFonts w:ascii="Times New Roman" w:hAnsi="Times New Roman" w:cs="Times New Roman"/>
          <w:sz w:val="24"/>
          <w:szCs w:val="24"/>
        </w:rPr>
        <w:t>allons</w:t>
      </w:r>
      <w:r>
        <w:rPr>
          <w:rFonts w:ascii="Times New Roman" w:hAnsi="Times New Roman" w:cs="Times New Roman"/>
          <w:sz w:val="24"/>
          <w:szCs w:val="24"/>
        </w:rPr>
        <w:t xml:space="preserve"> parler sur la </w:t>
      </w:r>
      <w:r w:rsidR="007F4AB2">
        <w:rPr>
          <w:rFonts w:ascii="Times New Roman" w:hAnsi="Times New Roman" w:cs="Times New Roman"/>
          <w:sz w:val="24"/>
          <w:szCs w:val="24"/>
        </w:rPr>
        <w:t>méthode</w:t>
      </w:r>
      <w:r w:rsidR="00EC665F">
        <w:rPr>
          <w:rFonts w:ascii="Times New Roman" w:hAnsi="Times New Roman" w:cs="Times New Roman"/>
          <w:sz w:val="24"/>
          <w:szCs w:val="24"/>
        </w:rPr>
        <w:t xml:space="preserve"> UP qui consiste </w:t>
      </w:r>
      <w:r w:rsidR="007F4AB2">
        <w:rPr>
          <w:rFonts w:ascii="Times New Roman" w:hAnsi="Times New Roman" w:cs="Times New Roman"/>
          <w:sz w:val="24"/>
          <w:szCs w:val="24"/>
        </w:rPr>
        <w:t>à</w:t>
      </w:r>
      <w:r w:rsidR="00EC665F">
        <w:rPr>
          <w:rFonts w:ascii="Times New Roman" w:hAnsi="Times New Roman" w:cs="Times New Roman"/>
          <w:sz w:val="24"/>
          <w:szCs w:val="24"/>
        </w:rPr>
        <w:t xml:space="preserve"> </w:t>
      </w:r>
      <w:r w:rsidR="007F4AB2">
        <w:rPr>
          <w:rFonts w:ascii="Times New Roman" w:hAnsi="Times New Roman" w:cs="Times New Roman"/>
          <w:sz w:val="24"/>
          <w:szCs w:val="24"/>
        </w:rPr>
        <w:t>découper</w:t>
      </w:r>
      <w:r w:rsidR="00EC665F">
        <w:rPr>
          <w:rFonts w:ascii="Times New Roman" w:hAnsi="Times New Roman" w:cs="Times New Roman"/>
          <w:sz w:val="24"/>
          <w:szCs w:val="24"/>
        </w:rPr>
        <w:t xml:space="preserve"> le projet en petite phase ou partie </w:t>
      </w:r>
      <w:r w:rsidR="001038DB">
        <w:rPr>
          <w:rFonts w:ascii="Times New Roman" w:hAnsi="Times New Roman" w:cs="Times New Roman"/>
          <w:sz w:val="24"/>
          <w:szCs w:val="24"/>
        </w:rPr>
        <w:t>avec</w:t>
      </w:r>
      <w:r w:rsidR="00EC665F">
        <w:rPr>
          <w:rFonts w:ascii="Times New Roman" w:hAnsi="Times New Roman" w:cs="Times New Roman"/>
          <w:sz w:val="24"/>
          <w:szCs w:val="24"/>
        </w:rPr>
        <w:t xml:space="preserve"> le langage de </w:t>
      </w:r>
      <w:r w:rsidR="007F4AB2">
        <w:rPr>
          <w:rFonts w:ascii="Times New Roman" w:hAnsi="Times New Roman" w:cs="Times New Roman"/>
          <w:sz w:val="24"/>
          <w:szCs w:val="24"/>
        </w:rPr>
        <w:t>modélisation</w:t>
      </w:r>
      <w:r w:rsidR="00EC665F">
        <w:rPr>
          <w:rFonts w:ascii="Times New Roman" w:hAnsi="Times New Roman" w:cs="Times New Roman"/>
          <w:sz w:val="24"/>
          <w:szCs w:val="24"/>
        </w:rPr>
        <w:t xml:space="preserve"> </w:t>
      </w:r>
      <w:r w:rsidR="001038DB">
        <w:rPr>
          <w:rFonts w:ascii="Times New Roman" w:hAnsi="Times New Roman" w:cs="Times New Roman"/>
          <w:sz w:val="24"/>
          <w:szCs w:val="24"/>
        </w:rPr>
        <w:t>UML ajouter</w:t>
      </w:r>
      <w:r w:rsidR="00EC665F">
        <w:rPr>
          <w:rFonts w:ascii="Times New Roman" w:hAnsi="Times New Roman" w:cs="Times New Roman"/>
          <w:sz w:val="24"/>
          <w:szCs w:val="24"/>
        </w:rPr>
        <w:t xml:space="preserve"> aussi les techniques utiliser</w:t>
      </w:r>
      <w:r w:rsidR="007F4AB2">
        <w:rPr>
          <w:rFonts w:ascii="Times New Roman" w:hAnsi="Times New Roman" w:cs="Times New Roman"/>
          <w:sz w:val="24"/>
          <w:szCs w:val="24"/>
        </w:rPr>
        <w:t xml:space="preserve"> pour aboutir à la solution.</w:t>
      </w:r>
    </w:p>
    <w:p w14:paraId="6A9ADACC" w14:textId="32F52EB1"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3</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Conception du système</w:t>
      </w:r>
    </w:p>
    <w:p w14:paraId="030D0117" w14:textId="24DC7FCE" w:rsidR="00D21405" w:rsidRPr="00787D0F" w:rsidRDefault="00D21405"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w:t>
      </w:r>
      <w:r w:rsidR="00FF0C7B">
        <w:rPr>
          <w:rFonts w:ascii="Times New Roman" w:hAnsi="Times New Roman" w:cs="Times New Roman"/>
          <w:sz w:val="24"/>
          <w:szCs w:val="24"/>
        </w:rPr>
        <w:t>nous allons montrer</w:t>
      </w:r>
      <w:r>
        <w:rPr>
          <w:rFonts w:ascii="Times New Roman" w:hAnsi="Times New Roman" w:cs="Times New Roman"/>
          <w:sz w:val="24"/>
          <w:szCs w:val="24"/>
        </w:rPr>
        <w:t xml:space="preserve"> les phases</w:t>
      </w:r>
      <w:r w:rsidR="00FF0C7B">
        <w:rPr>
          <w:rFonts w:ascii="Times New Roman" w:hAnsi="Times New Roman" w:cs="Times New Roman"/>
          <w:sz w:val="24"/>
          <w:szCs w:val="24"/>
        </w:rPr>
        <w:t xml:space="preserve"> ou les diagrammes de </w:t>
      </w:r>
      <w:r>
        <w:rPr>
          <w:rFonts w:ascii="Times New Roman" w:hAnsi="Times New Roman" w:cs="Times New Roman"/>
          <w:sz w:val="24"/>
          <w:szCs w:val="24"/>
        </w:rPr>
        <w:t xml:space="preserve">communication de chaque </w:t>
      </w:r>
      <w:r w:rsidR="001038DB">
        <w:rPr>
          <w:rFonts w:ascii="Times New Roman" w:hAnsi="Times New Roman" w:cs="Times New Roman"/>
          <w:sz w:val="24"/>
          <w:szCs w:val="24"/>
        </w:rPr>
        <w:t>partie</w:t>
      </w:r>
      <w:r>
        <w:rPr>
          <w:rFonts w:ascii="Times New Roman" w:hAnsi="Times New Roman" w:cs="Times New Roman"/>
          <w:sz w:val="24"/>
          <w:szCs w:val="24"/>
        </w:rPr>
        <w:t xml:space="preserve"> de la conception </w:t>
      </w:r>
      <w:r w:rsidR="00FF0C7B">
        <w:rPr>
          <w:rFonts w:ascii="Times New Roman" w:hAnsi="Times New Roman" w:cs="Times New Roman"/>
          <w:sz w:val="24"/>
          <w:szCs w:val="24"/>
        </w:rPr>
        <w:t>avec le langage de modélisation UML.</w:t>
      </w:r>
    </w:p>
    <w:p w14:paraId="51C8ACDC" w14:textId="318813C1" w:rsidR="002B5F95" w:rsidRPr="00D2140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4</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Implémentation de la solution proposée</w:t>
      </w:r>
    </w:p>
    <w:p w14:paraId="4C6AB019" w14:textId="7E5F0337" w:rsidR="00D21405" w:rsidRPr="00787D0F" w:rsidRDefault="00D21405" w:rsidP="00787D0F">
      <w:pPr>
        <w:jc w:val="both"/>
        <w:rPr>
          <w:rFonts w:ascii="Times New Roman" w:hAnsi="Times New Roman" w:cs="Times New Roman"/>
          <w:sz w:val="24"/>
          <w:szCs w:val="24"/>
        </w:rPr>
      </w:pPr>
      <w:r>
        <w:rPr>
          <w:rFonts w:ascii="Times New Roman" w:hAnsi="Times New Roman" w:cs="Times New Roman"/>
          <w:sz w:val="24"/>
          <w:szCs w:val="24"/>
        </w:rPr>
        <w:t xml:space="preserve">Dans ce chapitre nous allons montrer comment </w:t>
      </w:r>
      <w:r w:rsidR="00FF0C7B">
        <w:rPr>
          <w:rFonts w:ascii="Times New Roman" w:hAnsi="Times New Roman" w:cs="Times New Roman"/>
          <w:sz w:val="24"/>
          <w:szCs w:val="24"/>
        </w:rPr>
        <w:t>fonction</w:t>
      </w:r>
      <w:r w:rsidR="00C0078B">
        <w:rPr>
          <w:rFonts w:ascii="Times New Roman" w:hAnsi="Times New Roman" w:cs="Times New Roman"/>
          <w:sz w:val="24"/>
          <w:szCs w:val="24"/>
        </w:rPr>
        <w:t>ne</w:t>
      </w:r>
      <w:r w:rsidR="00FF0C7B">
        <w:rPr>
          <w:rFonts w:ascii="Times New Roman" w:hAnsi="Times New Roman" w:cs="Times New Roman"/>
          <w:sz w:val="24"/>
          <w:szCs w:val="24"/>
        </w:rPr>
        <w:t xml:space="preserve"> notre solution proposer avec Node RED </w:t>
      </w:r>
      <w:r w:rsidR="00C0078B">
        <w:rPr>
          <w:rFonts w:ascii="Times New Roman" w:hAnsi="Times New Roman" w:cs="Times New Roman"/>
          <w:sz w:val="24"/>
          <w:szCs w:val="24"/>
        </w:rPr>
        <w:t xml:space="preserve">qui va nous permettre de faire </w:t>
      </w:r>
      <w:r w:rsidR="00C0078B" w:rsidRPr="00C0078B">
        <w:rPr>
          <w:rFonts w:ascii="Times New Roman" w:hAnsi="Times New Roman" w:cs="Times New Roman"/>
          <w:sz w:val="24"/>
          <w:szCs w:val="24"/>
        </w:rPr>
        <w:t>des flux d'automatisation en connectant des nœuds visuellement</w:t>
      </w:r>
      <w:r w:rsidR="001038DB">
        <w:rPr>
          <w:rFonts w:ascii="Times New Roman" w:hAnsi="Times New Roman" w:cs="Times New Roman"/>
          <w:sz w:val="24"/>
          <w:szCs w:val="24"/>
        </w:rPr>
        <w:t xml:space="preserve"> et avec le langage de programmation Java</w:t>
      </w:r>
    </w:p>
    <w:p w14:paraId="1A9C4B37" w14:textId="6E82152B" w:rsidR="002B5F95" w:rsidRDefault="002B5F95" w:rsidP="00787D0F">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w:t>
      </w:r>
      <w:r w:rsidR="00FA741D" w:rsidRPr="00D21405">
        <w:rPr>
          <w:rFonts w:ascii="Times New Roman" w:hAnsi="Times New Roman" w:cs="Times New Roman"/>
          <w:b/>
          <w:bCs/>
          <w:sz w:val="24"/>
          <w:szCs w:val="24"/>
        </w:rPr>
        <w:t xml:space="preserve"> </w:t>
      </w:r>
      <w:r w:rsidRPr="00D21405">
        <w:rPr>
          <w:rFonts w:ascii="Times New Roman" w:hAnsi="Times New Roman" w:cs="Times New Roman"/>
          <w:b/>
          <w:bCs/>
          <w:sz w:val="24"/>
          <w:szCs w:val="24"/>
        </w:rPr>
        <w:t>5</w:t>
      </w:r>
      <w:r w:rsidR="00FA741D" w:rsidRPr="00D21405">
        <w:rPr>
          <w:rFonts w:ascii="Times New Roman" w:hAnsi="Times New Roman" w:cs="Times New Roman"/>
          <w:b/>
          <w:bCs/>
          <w:sz w:val="24"/>
          <w:szCs w:val="24"/>
        </w:rPr>
        <w:t> :</w:t>
      </w:r>
      <w:r w:rsidRPr="00D21405">
        <w:rPr>
          <w:rFonts w:ascii="Times New Roman" w:hAnsi="Times New Roman" w:cs="Times New Roman"/>
          <w:b/>
          <w:bCs/>
          <w:sz w:val="24"/>
          <w:szCs w:val="24"/>
        </w:rPr>
        <w:t xml:space="preserve"> Résultat Et Evaluations</w:t>
      </w:r>
    </w:p>
    <w:p w14:paraId="0F7312D4" w14:textId="10FCA091" w:rsidR="00C0078B" w:rsidRPr="00C0078B" w:rsidRDefault="00C0078B" w:rsidP="00787D0F">
      <w:pPr>
        <w:jc w:val="both"/>
        <w:rPr>
          <w:rFonts w:ascii="Times New Roman" w:hAnsi="Times New Roman" w:cs="Times New Roman"/>
          <w:sz w:val="24"/>
          <w:szCs w:val="24"/>
        </w:rPr>
      </w:pPr>
      <w:r w:rsidRPr="00C0078B">
        <w:rPr>
          <w:rFonts w:ascii="Times New Roman" w:hAnsi="Times New Roman" w:cs="Times New Roman"/>
          <w:sz w:val="24"/>
          <w:szCs w:val="24"/>
        </w:rPr>
        <w:t>Dans ce chapitre nous allons montrer comment le pa</w:t>
      </w:r>
      <w:r>
        <w:rPr>
          <w:rFonts w:ascii="Times New Roman" w:hAnsi="Times New Roman" w:cs="Times New Roman"/>
          <w:sz w:val="24"/>
          <w:szCs w:val="24"/>
        </w:rPr>
        <w:t xml:space="preserve">nier ou chariot communique avec </w:t>
      </w:r>
      <w:r w:rsidR="001038DB">
        <w:rPr>
          <w:rFonts w:ascii="Times New Roman" w:hAnsi="Times New Roman" w:cs="Times New Roman"/>
          <w:sz w:val="24"/>
          <w:szCs w:val="24"/>
        </w:rPr>
        <w:t>les produits</w:t>
      </w:r>
      <w:r>
        <w:rPr>
          <w:rFonts w:ascii="Times New Roman" w:hAnsi="Times New Roman" w:cs="Times New Roman"/>
          <w:sz w:val="24"/>
          <w:szCs w:val="24"/>
        </w:rPr>
        <w:t xml:space="preserve"> pour enfin</w:t>
      </w:r>
      <w:r w:rsidR="001038DB">
        <w:rPr>
          <w:rFonts w:ascii="Times New Roman" w:hAnsi="Times New Roman" w:cs="Times New Roman"/>
          <w:sz w:val="24"/>
          <w:szCs w:val="24"/>
        </w:rPr>
        <w:t xml:space="preserve"> calculer le montant et l’affiche automatiquement pour nous faire une facture</w:t>
      </w:r>
      <w:r>
        <w:rPr>
          <w:rFonts w:ascii="Times New Roman" w:hAnsi="Times New Roman" w:cs="Times New Roman"/>
          <w:sz w:val="24"/>
          <w:szCs w:val="24"/>
        </w:rPr>
        <w:t>.</w:t>
      </w:r>
    </w:p>
    <w:p w14:paraId="78FE47E8" w14:textId="77777777" w:rsidR="002B5F95" w:rsidRPr="002B5F95" w:rsidRDefault="002B5F95" w:rsidP="00787D0F">
      <w:pPr>
        <w:pStyle w:val="Heading1"/>
        <w:jc w:val="both"/>
      </w:pPr>
    </w:p>
    <w:p w14:paraId="4E1981B2" w14:textId="77777777" w:rsidR="002B5F95" w:rsidRPr="002B5F95" w:rsidRDefault="002B5F95" w:rsidP="002B5F95">
      <w:pPr>
        <w:rPr>
          <w:rFonts w:ascii="Times New Roman" w:hAnsi="Times New Roman" w:cs="Times New Roman"/>
          <w:sz w:val="24"/>
          <w:szCs w:val="24"/>
        </w:rPr>
      </w:pPr>
    </w:p>
    <w:p w14:paraId="43917197" w14:textId="77777777" w:rsidR="00E77D1F" w:rsidRPr="002B5F95" w:rsidRDefault="00E77D1F" w:rsidP="00E77D1F">
      <w:pPr>
        <w:pStyle w:val="ListParagraph"/>
        <w:spacing w:line="360" w:lineRule="auto"/>
        <w:rPr>
          <w:rFonts w:ascii="Times New Roman" w:hAnsi="Times New Roman" w:cs="Times New Roman"/>
          <w:b/>
          <w:bCs/>
          <w:sz w:val="24"/>
          <w:szCs w:val="24"/>
        </w:rPr>
      </w:pPr>
    </w:p>
    <w:p w14:paraId="3DBF8539" w14:textId="77777777" w:rsidR="00E77D1F" w:rsidRPr="00E77D1F" w:rsidRDefault="00E77D1F" w:rsidP="00F85A59">
      <w:pPr>
        <w:spacing w:line="360" w:lineRule="auto"/>
        <w:rPr>
          <w:rFonts w:ascii="Times New Roman" w:hAnsi="Times New Roman" w:cs="Times New Roman"/>
          <w:sz w:val="24"/>
          <w:szCs w:val="24"/>
        </w:rPr>
      </w:pPr>
    </w:p>
    <w:sectPr w:rsidR="00E77D1F" w:rsidRPr="00E77D1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wamba Kasongo, Dahouda (Katanga - CD)" w:date="2026-03-10T10:08:00Z" w:initials="DM">
    <w:p w14:paraId="00B2B134" w14:textId="77777777" w:rsidR="00AA1C5A" w:rsidRDefault="00AA1C5A" w:rsidP="00AA1C5A">
      <w:pPr>
        <w:pStyle w:val="CommentText"/>
      </w:pPr>
      <w:r>
        <w:rPr>
          <w:rStyle w:val="CommentReference"/>
        </w:rPr>
        <w:annotationRef/>
      </w:r>
      <w:r>
        <w:t>Ajoute l’accent</w:t>
      </w:r>
    </w:p>
  </w:comment>
  <w:comment w:id="1" w:author="Mwamba Kasongo, Dahouda (Katanga - CD)" w:date="2026-03-10T10:08:00Z" w:initials="DM">
    <w:p w14:paraId="25768D9B" w14:textId="77777777" w:rsidR="00AA1C5A" w:rsidRDefault="00AA1C5A" w:rsidP="00AA1C5A">
      <w:pPr>
        <w:pStyle w:val="CommentText"/>
      </w:pPr>
      <w:r>
        <w:rPr>
          <w:rStyle w:val="CommentReference"/>
        </w:rPr>
        <w:annotationRef/>
      </w:r>
      <w:r>
        <w:t>A corriger</w:t>
      </w:r>
    </w:p>
  </w:comment>
  <w:comment w:id="2" w:author="Mwamba Kasongo, Dahouda (Katanga - CD)" w:date="2026-03-10T10:10:00Z" w:initials="DM">
    <w:p w14:paraId="778CB87C" w14:textId="77777777" w:rsidR="00AA1C5A" w:rsidRDefault="00AA1C5A" w:rsidP="00AA1C5A">
      <w:pPr>
        <w:pStyle w:val="CommentText"/>
      </w:pPr>
      <w:r>
        <w:rPr>
          <w:rStyle w:val="CommentReference"/>
        </w:rPr>
        <w:annotationRef/>
      </w:r>
      <w:r>
        <w:t>Ou est la reference</w:t>
      </w:r>
    </w:p>
  </w:comment>
  <w:comment w:id="3" w:author="Mwamba Kasongo, Dahouda (Katanga - CD)" w:date="2026-03-10T10:12:00Z" w:initials="DM">
    <w:p w14:paraId="77B15BAB" w14:textId="77777777" w:rsidR="00AA1C5A" w:rsidRDefault="00AA1C5A" w:rsidP="00AA1C5A">
      <w:pPr>
        <w:pStyle w:val="CommentText"/>
      </w:pPr>
      <w:r>
        <w:rPr>
          <w:rStyle w:val="CommentReference"/>
        </w:rPr>
        <w:annotationRef/>
      </w:r>
      <w:r>
        <w:t>Le verbe doit se conjuguer au conditionel</w:t>
      </w:r>
    </w:p>
  </w:comment>
  <w:comment w:id="4" w:author="Mwamba Kasongo, Dahouda (Katanga - CD)" w:date="2026-03-10T10:11:00Z" w:initials="DM">
    <w:p w14:paraId="293375EC" w14:textId="5380FAAE" w:rsidR="00AA1C5A" w:rsidRDefault="00AA1C5A" w:rsidP="00AA1C5A">
      <w:pPr>
        <w:pStyle w:val="CommentText"/>
      </w:pPr>
      <w:r>
        <w:rPr>
          <w:rStyle w:val="CommentReference"/>
        </w:rPr>
        <w:annotationRef/>
      </w:r>
      <w:r>
        <w:t>Mettre</w:t>
      </w:r>
    </w:p>
  </w:comment>
  <w:comment w:id="5" w:author="Mwamba Kasongo, Dahouda (Katanga - CD)" w:date="2026-03-10T10:13:00Z" w:initials="DM">
    <w:p w14:paraId="5E3673F2" w14:textId="77777777" w:rsidR="00AA1C5A" w:rsidRDefault="00AA1C5A" w:rsidP="00AA1C5A">
      <w:pPr>
        <w:pStyle w:val="CommentText"/>
      </w:pPr>
      <w:r>
        <w:rPr>
          <w:rStyle w:val="CommentReference"/>
        </w:rPr>
        <w:annotationRef/>
      </w:r>
      <w:r>
        <w:t>Pas “Je” mais “Nous”</w:t>
      </w:r>
    </w:p>
  </w:comment>
  <w:comment w:id="10" w:author="Mwamba Kasongo, Dahouda (Katanga - CD)" w:date="2026-03-10T10:17:00Z" w:initials="DM">
    <w:p w14:paraId="32977637" w14:textId="77777777" w:rsidR="00D973A4" w:rsidRDefault="00D973A4" w:rsidP="00D973A4">
      <w:pPr>
        <w:pStyle w:val="CommentText"/>
      </w:pPr>
      <w:r>
        <w:rPr>
          <w:rStyle w:val="CommentReference"/>
        </w:rPr>
        <w:annotationRef/>
      </w:r>
      <w:r>
        <w:t>Ca devrait etre au niveau des hypotheses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2B134" w15:done="0"/>
  <w15:commentEx w15:paraId="25768D9B" w15:paraIdParent="00B2B134" w15:done="0"/>
  <w15:commentEx w15:paraId="778CB87C" w15:done="0"/>
  <w15:commentEx w15:paraId="77B15BAB" w15:done="0"/>
  <w15:commentEx w15:paraId="293375EC" w15:done="0"/>
  <w15:commentEx w15:paraId="5E3673F2" w15:done="0"/>
  <w15:commentEx w15:paraId="329776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F16A9" w16cex:dateUtc="2026-03-10T08:08:00Z"/>
  <w16cex:commentExtensible w16cex:durableId="157B5CEA" w16cex:dateUtc="2026-03-10T08:08:00Z"/>
  <w16cex:commentExtensible w16cex:durableId="5F69CF3F" w16cex:dateUtc="2026-03-10T08:10:00Z"/>
  <w16cex:commentExtensible w16cex:durableId="6831E3F8" w16cex:dateUtc="2026-03-10T08:12:00Z"/>
  <w16cex:commentExtensible w16cex:durableId="0A55A9A4" w16cex:dateUtc="2026-03-10T08:11:00Z"/>
  <w16cex:commentExtensible w16cex:durableId="6B20D186" w16cex:dateUtc="2026-03-10T08:13:00Z"/>
  <w16cex:commentExtensible w16cex:durableId="3FEC5B52" w16cex:dateUtc="2026-03-10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2B134" w16cid:durableId="7ADF16A9"/>
  <w16cid:commentId w16cid:paraId="25768D9B" w16cid:durableId="157B5CEA"/>
  <w16cid:commentId w16cid:paraId="778CB87C" w16cid:durableId="5F69CF3F"/>
  <w16cid:commentId w16cid:paraId="77B15BAB" w16cid:durableId="6831E3F8"/>
  <w16cid:commentId w16cid:paraId="293375EC" w16cid:durableId="0A55A9A4"/>
  <w16cid:commentId w16cid:paraId="5E3673F2" w16cid:durableId="6B20D186"/>
  <w16cid:commentId w16cid:paraId="32977637" w16cid:durableId="3FEC5B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AF6"/>
    <w:multiLevelType w:val="hybridMultilevel"/>
    <w:tmpl w:val="E34690FA"/>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0E7D0024"/>
    <w:multiLevelType w:val="hybridMultilevel"/>
    <w:tmpl w:val="15B4E542"/>
    <w:lvl w:ilvl="0" w:tplc="240C0017">
      <w:start w:val="1"/>
      <w:numFmt w:val="lowerLetter"/>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3F3C2AE7"/>
    <w:multiLevelType w:val="hybridMultilevel"/>
    <w:tmpl w:val="3EB069A6"/>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43E9127B"/>
    <w:multiLevelType w:val="hybridMultilevel"/>
    <w:tmpl w:val="1144B622"/>
    <w:lvl w:ilvl="0" w:tplc="240C0019">
      <w:start w:val="1"/>
      <w:numFmt w:val="lowerLetter"/>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4" w15:restartNumberingAfterBreak="0">
    <w:nsid w:val="68C21B3B"/>
    <w:multiLevelType w:val="hybridMultilevel"/>
    <w:tmpl w:val="D65E64C4"/>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79E52690"/>
    <w:multiLevelType w:val="hybridMultilevel"/>
    <w:tmpl w:val="F5A8F5E6"/>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num w:numId="1" w16cid:durableId="170149698">
    <w:abstractNumId w:val="4"/>
  </w:num>
  <w:num w:numId="2" w16cid:durableId="24714283">
    <w:abstractNumId w:val="0"/>
  </w:num>
  <w:num w:numId="3" w16cid:durableId="69010048">
    <w:abstractNumId w:val="1"/>
  </w:num>
  <w:num w:numId="4" w16cid:durableId="1479224087">
    <w:abstractNumId w:val="2"/>
  </w:num>
  <w:num w:numId="5" w16cid:durableId="1135295376">
    <w:abstractNumId w:val="3"/>
  </w:num>
  <w:num w:numId="6" w16cid:durableId="164766540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amba Kasongo, Dahouda (Katanga - CD)">
    <w15:presenceInfo w15:providerId="AD" w15:userId="S::Dahouda.Mwamba@kamotocopper.com::e4268f9b-c638-4d63-9d6c-3dbff631d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78"/>
    <w:rsid w:val="000423CC"/>
    <w:rsid w:val="001038DB"/>
    <w:rsid w:val="00136EC8"/>
    <w:rsid w:val="00195871"/>
    <w:rsid w:val="001C1B31"/>
    <w:rsid w:val="00240824"/>
    <w:rsid w:val="002B5F95"/>
    <w:rsid w:val="002C6324"/>
    <w:rsid w:val="00304FF9"/>
    <w:rsid w:val="003461E0"/>
    <w:rsid w:val="005500CC"/>
    <w:rsid w:val="00557871"/>
    <w:rsid w:val="006B19AF"/>
    <w:rsid w:val="00787D0F"/>
    <w:rsid w:val="007C40F8"/>
    <w:rsid w:val="007F4AB2"/>
    <w:rsid w:val="00824A71"/>
    <w:rsid w:val="009F6CEB"/>
    <w:rsid w:val="00AA1C5A"/>
    <w:rsid w:val="00B65769"/>
    <w:rsid w:val="00BC5A31"/>
    <w:rsid w:val="00C0078B"/>
    <w:rsid w:val="00C96D9C"/>
    <w:rsid w:val="00CE682C"/>
    <w:rsid w:val="00D21405"/>
    <w:rsid w:val="00D973A4"/>
    <w:rsid w:val="00E1588F"/>
    <w:rsid w:val="00E7417C"/>
    <w:rsid w:val="00E77D1F"/>
    <w:rsid w:val="00EC665F"/>
    <w:rsid w:val="00EE0F38"/>
    <w:rsid w:val="00F14F30"/>
    <w:rsid w:val="00F73C78"/>
    <w:rsid w:val="00F85A59"/>
    <w:rsid w:val="00FA741D"/>
    <w:rsid w:val="00FD06E1"/>
    <w:rsid w:val="00FF0C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9B62"/>
  <w15:chartTrackingRefBased/>
  <w15:docId w15:val="{2D534A35-5862-4256-AE42-BF43FAA9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C78"/>
    <w:pPr>
      <w:ind w:left="720"/>
      <w:contextualSpacing/>
    </w:pPr>
  </w:style>
  <w:style w:type="character" w:customStyle="1" w:styleId="Heading1Char">
    <w:name w:val="Heading 1 Char"/>
    <w:basedOn w:val="DefaultParagraphFont"/>
    <w:link w:val="Heading1"/>
    <w:uiPriority w:val="9"/>
    <w:rsid w:val="00FD06E1"/>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AA1C5A"/>
    <w:rPr>
      <w:sz w:val="16"/>
      <w:szCs w:val="16"/>
    </w:rPr>
  </w:style>
  <w:style w:type="paragraph" w:styleId="CommentText">
    <w:name w:val="annotation text"/>
    <w:basedOn w:val="Normal"/>
    <w:link w:val="CommentTextChar"/>
    <w:uiPriority w:val="99"/>
    <w:unhideWhenUsed/>
    <w:rsid w:val="00AA1C5A"/>
    <w:pPr>
      <w:spacing w:line="240" w:lineRule="auto"/>
    </w:pPr>
    <w:rPr>
      <w:sz w:val="20"/>
      <w:szCs w:val="20"/>
    </w:rPr>
  </w:style>
  <w:style w:type="character" w:customStyle="1" w:styleId="CommentTextChar">
    <w:name w:val="Comment Text Char"/>
    <w:basedOn w:val="DefaultParagraphFont"/>
    <w:link w:val="CommentText"/>
    <w:uiPriority w:val="99"/>
    <w:rsid w:val="00AA1C5A"/>
    <w:rPr>
      <w:sz w:val="20"/>
      <w:szCs w:val="20"/>
    </w:rPr>
  </w:style>
  <w:style w:type="paragraph" w:styleId="CommentSubject">
    <w:name w:val="annotation subject"/>
    <w:basedOn w:val="CommentText"/>
    <w:next w:val="CommentText"/>
    <w:link w:val="CommentSubjectChar"/>
    <w:uiPriority w:val="99"/>
    <w:semiHidden/>
    <w:unhideWhenUsed/>
    <w:rsid w:val="00AA1C5A"/>
    <w:rPr>
      <w:b/>
      <w:bCs/>
    </w:rPr>
  </w:style>
  <w:style w:type="character" w:customStyle="1" w:styleId="CommentSubjectChar">
    <w:name w:val="Comment Subject Char"/>
    <w:basedOn w:val="CommentTextChar"/>
    <w:link w:val="CommentSubject"/>
    <w:uiPriority w:val="99"/>
    <w:semiHidden/>
    <w:rsid w:val="00AA1C5A"/>
    <w:rPr>
      <w:b/>
      <w:bCs/>
      <w:sz w:val="20"/>
      <w:szCs w:val="20"/>
    </w:rPr>
  </w:style>
  <w:style w:type="paragraph" w:styleId="Revision">
    <w:name w:val="Revision"/>
    <w:hidden/>
    <w:uiPriority w:val="99"/>
    <w:semiHidden/>
    <w:rsid w:val="00AA1C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1563</Words>
  <Characters>8910</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miriame</dc:creator>
  <cp:keywords/>
  <dc:description/>
  <cp:lastModifiedBy>Mwamba Kasongo, Dahouda (Katanga - CD)</cp:lastModifiedBy>
  <cp:revision>3</cp:revision>
  <cp:lastPrinted>2026-02-16T14:37:00Z</cp:lastPrinted>
  <dcterms:created xsi:type="dcterms:W3CDTF">2026-03-10T08:17:00Z</dcterms:created>
  <dcterms:modified xsi:type="dcterms:W3CDTF">2026-03-10T08:17:00Z</dcterms:modified>
</cp:coreProperties>
</file>