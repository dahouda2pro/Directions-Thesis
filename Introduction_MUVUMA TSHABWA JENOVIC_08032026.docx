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43DEC" w14:textId="77777777" w:rsidR="00F85E02" w:rsidRDefault="00F85E02" w:rsidP="00F85E02">
      <w:pPr>
        <w:pStyle w:val="Heading1"/>
        <w:jc w:val="left"/>
        <w:rPr>
          <w:sz w:val="24"/>
          <w:szCs w:val="24"/>
        </w:rPr>
      </w:pPr>
      <w:r>
        <w:rPr>
          <w:sz w:val="24"/>
          <w:szCs w:val="24"/>
        </w:rPr>
        <w:t xml:space="preserve">                                                </w:t>
      </w:r>
      <w:bookmarkStart w:id="0" w:name="_Toc201782806"/>
      <w:r>
        <w:rPr>
          <w:sz w:val="24"/>
          <w:szCs w:val="24"/>
        </w:rPr>
        <w:t>EPIGRAPHE</w:t>
      </w:r>
    </w:p>
    <w:p w14:paraId="0FD859AF" w14:textId="77777777" w:rsidR="00F85E02" w:rsidRDefault="00F85E02" w:rsidP="00F85E02"/>
    <w:p w14:paraId="79F544F8" w14:textId="77777777" w:rsidR="00F85E02" w:rsidRDefault="00F85E02" w:rsidP="00F85E02"/>
    <w:p w14:paraId="5163D95A" w14:textId="77777777" w:rsidR="00F85E02" w:rsidRPr="001F3FDE" w:rsidRDefault="00F85E02" w:rsidP="00B36D56">
      <w:pPr>
        <w:spacing w:line="360" w:lineRule="auto"/>
        <w:jc w:val="both"/>
        <w:rPr>
          <w:rFonts w:ascii="Times New Roman" w:hAnsi="Times New Roman" w:cs="Times New Roman"/>
          <w:b/>
          <w:i/>
          <w:szCs w:val="24"/>
        </w:rPr>
      </w:pPr>
      <w:r>
        <w:t xml:space="preserve">                                    </w:t>
      </w:r>
      <w:r w:rsidRPr="001F3FDE">
        <w:rPr>
          <w:rFonts w:ascii="Times New Roman" w:hAnsi="Times New Roman" w:cs="Times New Roman"/>
          <w:b/>
          <w:i/>
          <w:szCs w:val="24"/>
        </w:rPr>
        <w:t>« L’intelligence, c’est la capacité de résoudre des problèmes avec créativité »</w:t>
      </w:r>
    </w:p>
    <w:p w14:paraId="7E9623E3" w14:textId="77777777" w:rsidR="00F85E02" w:rsidRPr="001F3FDE" w:rsidRDefault="00F85E02" w:rsidP="00F85E02">
      <w:pPr>
        <w:spacing w:line="360" w:lineRule="auto"/>
        <w:jc w:val="center"/>
        <w:rPr>
          <w:rFonts w:ascii="Times New Roman" w:hAnsi="Times New Roman" w:cs="Times New Roman"/>
          <w:b/>
          <w:i/>
          <w:szCs w:val="24"/>
        </w:rPr>
      </w:pPr>
    </w:p>
    <w:p w14:paraId="60EBC5A2" w14:textId="77777777" w:rsidR="00F85E02" w:rsidRPr="001F3FDE" w:rsidRDefault="00F85E02" w:rsidP="00F85E02">
      <w:pPr>
        <w:spacing w:line="360" w:lineRule="auto"/>
        <w:jc w:val="center"/>
        <w:rPr>
          <w:rFonts w:ascii="Times New Roman" w:hAnsi="Times New Roman" w:cs="Times New Roman"/>
          <w:b/>
          <w:i/>
          <w:szCs w:val="24"/>
        </w:rPr>
      </w:pPr>
    </w:p>
    <w:p w14:paraId="19D42C96" w14:textId="53671031" w:rsidR="00F85E02" w:rsidRPr="00A86D1E" w:rsidRDefault="00F85E02" w:rsidP="00A86D1E">
      <w:pPr>
        <w:spacing w:line="360" w:lineRule="auto"/>
        <w:jc w:val="right"/>
        <w:rPr>
          <w:rFonts w:ascii="Times New Roman" w:hAnsi="Times New Roman" w:cs="Times New Roman"/>
          <w:b/>
          <w:szCs w:val="24"/>
        </w:rPr>
      </w:pPr>
      <w:r w:rsidRPr="001F3FDE">
        <w:rPr>
          <w:rFonts w:ascii="Times New Roman" w:hAnsi="Times New Roman" w:cs="Times New Roman"/>
          <w:szCs w:val="24"/>
        </w:rPr>
        <w:t xml:space="preserve">                                                                                    </w:t>
      </w:r>
      <w:r w:rsidRPr="001F3FDE">
        <w:rPr>
          <w:rFonts w:ascii="Times New Roman" w:hAnsi="Times New Roman" w:cs="Times New Roman"/>
          <w:b/>
          <w:szCs w:val="24"/>
        </w:rPr>
        <w:t>Albert Einstein</w:t>
      </w:r>
    </w:p>
    <w:p w14:paraId="7BBF2FF5" w14:textId="77777777" w:rsidR="00F85E02" w:rsidRDefault="00F85E02" w:rsidP="00F85E02"/>
    <w:p w14:paraId="709FD66B" w14:textId="77777777" w:rsidR="00F85E02" w:rsidRDefault="00F85E02" w:rsidP="00F85E02"/>
    <w:p w14:paraId="3EF1AFFF" w14:textId="77777777" w:rsidR="00F85E02" w:rsidRPr="00C66E3A" w:rsidRDefault="00F85E02" w:rsidP="00F85E02"/>
    <w:p w14:paraId="58F99D7B" w14:textId="77777777" w:rsidR="00F85E02" w:rsidRPr="00C66E3A" w:rsidRDefault="00F85E02" w:rsidP="00F85E02">
      <w:pPr>
        <w:pStyle w:val="Heading1"/>
        <w:jc w:val="left"/>
        <w:rPr>
          <w:i w:val="0"/>
          <w:sz w:val="24"/>
          <w:szCs w:val="24"/>
        </w:rPr>
      </w:pPr>
      <w:r w:rsidRPr="00FB4ABF">
        <w:rPr>
          <w:i w:val="0"/>
          <w:sz w:val="24"/>
          <w:szCs w:val="24"/>
        </w:rPr>
        <w:t xml:space="preserve">                                   </w:t>
      </w:r>
      <w:r>
        <w:rPr>
          <w:i w:val="0"/>
          <w:sz w:val="24"/>
          <w:szCs w:val="24"/>
        </w:rPr>
        <w:t xml:space="preserve">                        DEDICAC</w:t>
      </w:r>
    </w:p>
    <w:p w14:paraId="7B1B5B56" w14:textId="77777777" w:rsidR="00F85E02" w:rsidRDefault="00F85E02" w:rsidP="00F85E02">
      <w:pPr>
        <w:spacing w:line="360" w:lineRule="auto"/>
        <w:rPr>
          <w:rFonts w:ascii="Times New Roman" w:hAnsi="Times New Roman" w:cs="Times New Roman"/>
          <w:b/>
          <w:szCs w:val="24"/>
        </w:rPr>
      </w:pPr>
    </w:p>
    <w:p w14:paraId="638BE268" w14:textId="77777777" w:rsidR="00F85E02" w:rsidRPr="001F3FDE" w:rsidRDefault="00F85E02" w:rsidP="00F85E02">
      <w:pPr>
        <w:spacing w:line="360" w:lineRule="auto"/>
        <w:rPr>
          <w:rFonts w:ascii="Times New Roman" w:hAnsi="Times New Roman" w:cs="Times New Roman"/>
          <w:b/>
          <w:szCs w:val="24"/>
        </w:rPr>
      </w:pPr>
    </w:p>
    <w:p w14:paraId="0879ACD7" w14:textId="77777777" w:rsidR="00F85E02" w:rsidRPr="001F3FDE" w:rsidRDefault="00F85E02" w:rsidP="00F85E02">
      <w:pPr>
        <w:spacing w:line="360" w:lineRule="auto"/>
        <w:ind w:firstLine="1418"/>
        <w:rPr>
          <w:rFonts w:ascii="Times New Roman" w:hAnsi="Times New Roman" w:cs="Times New Roman"/>
          <w:b/>
          <w:szCs w:val="24"/>
        </w:rPr>
      </w:pPr>
      <w:r w:rsidRPr="001F3FDE">
        <w:rPr>
          <w:rFonts w:ascii="Times New Roman" w:hAnsi="Times New Roman" w:cs="Times New Roman"/>
          <w:szCs w:val="24"/>
        </w:rPr>
        <w:t xml:space="preserve"> À nos très chers parents, qu’ils trouvent à travers ce travail le fruit de leurs amours envers nous.</w:t>
      </w:r>
    </w:p>
    <w:p w14:paraId="3EE86DA7" w14:textId="77777777" w:rsidR="00F85E02" w:rsidRDefault="00F85E02" w:rsidP="00F85E02">
      <w:pPr>
        <w:pStyle w:val="Heading1"/>
        <w:jc w:val="left"/>
        <w:rPr>
          <w:i w:val="0"/>
          <w:sz w:val="24"/>
          <w:szCs w:val="24"/>
        </w:rPr>
      </w:pPr>
      <w:r>
        <w:rPr>
          <w:i w:val="0"/>
          <w:sz w:val="24"/>
          <w:szCs w:val="24"/>
        </w:rPr>
        <w:t xml:space="preserve">                                                                                       MUVUMA TSHABWA Jenovic</w:t>
      </w:r>
    </w:p>
    <w:p w14:paraId="44F015D9" w14:textId="77777777" w:rsidR="00F85E02" w:rsidRDefault="00F85E02" w:rsidP="00A86D1E">
      <w:pPr>
        <w:pStyle w:val="Heading1"/>
        <w:jc w:val="left"/>
        <w:rPr>
          <w:i w:val="0"/>
          <w:sz w:val="24"/>
          <w:szCs w:val="24"/>
        </w:rPr>
      </w:pPr>
    </w:p>
    <w:p w14:paraId="540712C8" w14:textId="77777777" w:rsidR="00A86D1E" w:rsidRDefault="00A86D1E" w:rsidP="00A86D1E"/>
    <w:p w14:paraId="74C564E6" w14:textId="77777777" w:rsidR="00A86D1E" w:rsidRDefault="00A86D1E" w:rsidP="00A86D1E"/>
    <w:p w14:paraId="0E3D7381" w14:textId="77777777" w:rsidR="00A86D1E" w:rsidRDefault="00A86D1E" w:rsidP="00A86D1E"/>
    <w:p w14:paraId="1004AEED" w14:textId="77777777" w:rsidR="00A86D1E" w:rsidRDefault="00A86D1E" w:rsidP="00A86D1E"/>
    <w:p w14:paraId="00F8AF4A" w14:textId="77777777" w:rsidR="00A86D1E" w:rsidRDefault="00A86D1E" w:rsidP="00A86D1E"/>
    <w:p w14:paraId="68B67E04" w14:textId="77777777" w:rsidR="00A86D1E" w:rsidRDefault="00A86D1E" w:rsidP="00A86D1E"/>
    <w:p w14:paraId="63BA7423" w14:textId="77777777" w:rsidR="00A86D1E" w:rsidRDefault="00A86D1E" w:rsidP="00A86D1E"/>
    <w:p w14:paraId="26612ACE" w14:textId="77777777" w:rsidR="00A86D1E" w:rsidRDefault="00A86D1E" w:rsidP="00A86D1E"/>
    <w:p w14:paraId="28630D07" w14:textId="77777777" w:rsidR="00A86D1E" w:rsidRDefault="00A86D1E" w:rsidP="00A86D1E"/>
    <w:p w14:paraId="08204A7C" w14:textId="77777777" w:rsidR="00A86D1E" w:rsidRDefault="00A86D1E" w:rsidP="00A86D1E"/>
    <w:p w14:paraId="09049E87" w14:textId="77777777" w:rsidR="00A86D1E" w:rsidRDefault="00A86D1E" w:rsidP="00A86D1E"/>
    <w:p w14:paraId="37AE8FA1" w14:textId="77777777" w:rsidR="00A86D1E" w:rsidRPr="00A86D1E" w:rsidRDefault="00A86D1E" w:rsidP="00A86D1E"/>
    <w:p w14:paraId="4982FBD9" w14:textId="77777777" w:rsidR="00F85E02" w:rsidRPr="008217D0" w:rsidRDefault="00F85E02" w:rsidP="00F85E02">
      <w:pPr>
        <w:pStyle w:val="Heading1"/>
        <w:rPr>
          <w:i w:val="0"/>
          <w:sz w:val="24"/>
          <w:szCs w:val="24"/>
        </w:rPr>
      </w:pPr>
      <w:r w:rsidRPr="008217D0">
        <w:rPr>
          <w:i w:val="0"/>
          <w:sz w:val="24"/>
          <w:szCs w:val="24"/>
        </w:rPr>
        <w:lastRenderedPageBreak/>
        <w:t>REMERCIEMENTS</w:t>
      </w:r>
      <w:bookmarkEnd w:id="0"/>
    </w:p>
    <w:p w14:paraId="4104A1C1" w14:textId="77777777" w:rsidR="00F85E02" w:rsidRPr="008217D0" w:rsidRDefault="00F85E02" w:rsidP="00F85E02">
      <w:pPr>
        <w:spacing w:line="360" w:lineRule="auto"/>
        <w:jc w:val="center"/>
        <w:rPr>
          <w:rFonts w:ascii="Times New Roman" w:hAnsi="Times New Roman" w:cs="Times New Roman"/>
          <w:b/>
          <w:sz w:val="24"/>
          <w:szCs w:val="24"/>
        </w:rPr>
      </w:pPr>
    </w:p>
    <w:p w14:paraId="69BE2E7F" w14:textId="77777777" w:rsidR="00F85E02" w:rsidRPr="008217D0" w:rsidRDefault="00F85E02" w:rsidP="00F85E02">
      <w:pPr>
        <w:pStyle w:val="ListParagraph"/>
        <w:spacing w:line="360" w:lineRule="auto"/>
        <w:ind w:left="0" w:firstLine="1418"/>
        <w:jc w:val="both"/>
        <w:rPr>
          <w:rFonts w:ascii="Times New Roman" w:hAnsi="Times New Roman" w:cs="Times New Roman"/>
          <w:color w:val="000000" w:themeColor="text1"/>
          <w:sz w:val="24"/>
          <w:szCs w:val="24"/>
        </w:rPr>
      </w:pPr>
      <w:r w:rsidRPr="008217D0">
        <w:rPr>
          <w:rFonts w:ascii="Times New Roman" w:hAnsi="Times New Roman" w:cs="Times New Roman"/>
          <w:color w:val="000000" w:themeColor="text1"/>
          <w:sz w:val="24"/>
          <w:szCs w:val="24"/>
        </w:rPr>
        <w:t xml:space="preserve">  Nos disons merci au Seigneur Dieu tout puissant pour sa grâce, la force et sa bonté qui nous ont permis de réaliser ce travail. Ce dernier le fruit de nos efforts fournis pendant ce délai de 4 mois afin de pouvoir réaliser cette implémentation de centralisation des données dans une Université cas de l’UJ.KOL.</w:t>
      </w:r>
    </w:p>
    <w:p w14:paraId="400A9F9E" w14:textId="77777777" w:rsidR="00F85E02" w:rsidRPr="008217D0" w:rsidRDefault="00F85E02" w:rsidP="00F85E02">
      <w:pPr>
        <w:pStyle w:val="ListParagraph"/>
        <w:spacing w:line="360" w:lineRule="auto"/>
        <w:ind w:left="0" w:firstLine="1418"/>
        <w:jc w:val="both"/>
        <w:rPr>
          <w:rFonts w:ascii="Times New Roman" w:hAnsi="Times New Roman" w:cs="Times New Roman"/>
          <w:color w:val="000000" w:themeColor="text1"/>
          <w:sz w:val="24"/>
          <w:szCs w:val="24"/>
        </w:rPr>
      </w:pPr>
      <w:r w:rsidRPr="008217D0">
        <w:rPr>
          <w:rFonts w:ascii="Times New Roman" w:hAnsi="Times New Roman" w:cs="Times New Roman"/>
          <w:color w:val="000000" w:themeColor="text1"/>
          <w:sz w:val="24"/>
          <w:szCs w:val="24"/>
        </w:rPr>
        <w:t>A toutes les autorités académiques de l’université Jean XXIII de Kolwezi notamment au Père Recteur BIRINGANINE KASOLE Gervais, au Secrétaire Général Académique, le Professeur Ordinaire Edouard NAWEJ et à tous les membres du comité de gestion.</w:t>
      </w:r>
    </w:p>
    <w:p w14:paraId="729A564C" w14:textId="77777777" w:rsidR="00F85E02" w:rsidRPr="008217D0" w:rsidRDefault="00F85E02" w:rsidP="00F85E02">
      <w:pPr>
        <w:pStyle w:val="ListParagraph"/>
        <w:spacing w:line="360" w:lineRule="auto"/>
        <w:ind w:left="0" w:firstLine="1418"/>
        <w:jc w:val="both"/>
        <w:rPr>
          <w:rFonts w:ascii="Times New Roman" w:hAnsi="Times New Roman" w:cs="Times New Roman"/>
          <w:color w:val="000000" w:themeColor="text1"/>
          <w:sz w:val="24"/>
          <w:szCs w:val="24"/>
        </w:rPr>
      </w:pPr>
      <w:r w:rsidRPr="008217D0">
        <w:rPr>
          <w:rFonts w:ascii="Times New Roman" w:hAnsi="Times New Roman" w:cs="Times New Roman"/>
          <w:color w:val="000000" w:themeColor="text1"/>
          <w:sz w:val="24"/>
          <w:szCs w:val="24"/>
        </w:rPr>
        <w:t>Nos sincères remerciements s’adressent au Doyen de la Faculté des Sciences Informatiques et tous les membres de Décanat qu’il trouve ici le résultat de leur encadrement.</w:t>
      </w:r>
    </w:p>
    <w:p w14:paraId="25EDA303" w14:textId="2CA65A44" w:rsidR="00F85E02" w:rsidRPr="008217D0" w:rsidRDefault="00F85E02" w:rsidP="00F85E02">
      <w:pPr>
        <w:pStyle w:val="ListParagraph"/>
        <w:spacing w:line="360" w:lineRule="auto"/>
        <w:ind w:left="0" w:firstLine="1418"/>
        <w:jc w:val="both"/>
        <w:rPr>
          <w:rFonts w:ascii="Times New Roman" w:hAnsi="Times New Roman" w:cs="Times New Roman"/>
          <w:color w:val="000000" w:themeColor="text1"/>
          <w:sz w:val="24"/>
          <w:szCs w:val="24"/>
        </w:rPr>
      </w:pPr>
      <w:r w:rsidRPr="008217D0">
        <w:rPr>
          <w:rFonts w:ascii="Times New Roman" w:hAnsi="Times New Roman" w:cs="Times New Roman"/>
          <w:color w:val="000000" w:themeColor="text1"/>
          <w:sz w:val="24"/>
          <w:szCs w:val="24"/>
        </w:rPr>
        <w:t xml:space="preserve">Nos gratitudes s’adressent en particulier </w:t>
      </w:r>
      <w:r w:rsidR="0096559C">
        <w:rPr>
          <w:rFonts w:ascii="Times New Roman" w:hAnsi="Times New Roman" w:cs="Times New Roman"/>
          <w:color w:val="000000" w:themeColor="text1"/>
          <w:sz w:val="24"/>
          <w:szCs w:val="24"/>
        </w:rPr>
        <w:t xml:space="preserve">à notre Encadreur </w:t>
      </w:r>
      <w:r w:rsidR="00A86D1E">
        <w:rPr>
          <w:rFonts w:ascii="Times New Roman" w:hAnsi="Times New Roman" w:cs="Times New Roman"/>
          <w:color w:val="000000" w:themeColor="text1"/>
          <w:sz w:val="24"/>
          <w:szCs w:val="24"/>
        </w:rPr>
        <w:t xml:space="preserve">le Dr. </w:t>
      </w:r>
      <w:r w:rsidR="0096559C" w:rsidRPr="00F40DB2">
        <w:rPr>
          <w:rFonts w:ascii="Times New Roman" w:hAnsi="Times New Roman" w:cs="Times New Roman"/>
          <w:b/>
          <w:color w:val="000000" w:themeColor="text1"/>
          <w:sz w:val="24"/>
          <w:szCs w:val="24"/>
        </w:rPr>
        <w:t>DAHOUDA</w:t>
      </w:r>
      <w:r w:rsidR="0096559C">
        <w:rPr>
          <w:rFonts w:ascii="Times New Roman" w:hAnsi="Times New Roman" w:cs="Times New Roman"/>
          <w:color w:val="000000" w:themeColor="text1"/>
          <w:sz w:val="24"/>
          <w:szCs w:val="24"/>
        </w:rPr>
        <w:t xml:space="preserve"> </w:t>
      </w:r>
      <w:r w:rsidR="0096559C" w:rsidRPr="00F40DB2">
        <w:rPr>
          <w:rFonts w:ascii="Times New Roman" w:hAnsi="Times New Roman" w:cs="Times New Roman"/>
          <w:b/>
          <w:color w:val="000000" w:themeColor="text1"/>
          <w:sz w:val="24"/>
          <w:szCs w:val="24"/>
        </w:rPr>
        <w:t>MWAMBA</w:t>
      </w:r>
      <w:r w:rsidRPr="008217D0">
        <w:rPr>
          <w:rFonts w:ascii="Times New Roman" w:hAnsi="Times New Roman" w:cs="Times New Roman"/>
          <w:color w:val="FF0000"/>
          <w:sz w:val="24"/>
          <w:szCs w:val="24"/>
        </w:rPr>
        <w:t xml:space="preserve"> </w:t>
      </w:r>
      <w:r w:rsidRPr="008217D0">
        <w:rPr>
          <w:rFonts w:ascii="Times New Roman" w:hAnsi="Times New Roman" w:cs="Times New Roman"/>
          <w:color w:val="000000" w:themeColor="text1"/>
          <w:sz w:val="24"/>
          <w:szCs w:val="24"/>
        </w:rPr>
        <w:t>qui malgré ses multiples occupations, a accepté d’assurer la direction de notre projet.</w:t>
      </w:r>
    </w:p>
    <w:p w14:paraId="2893783E" w14:textId="77777777" w:rsidR="00F85E02" w:rsidRPr="008217D0" w:rsidRDefault="00F85E02" w:rsidP="00F85E02">
      <w:pPr>
        <w:pStyle w:val="ListParagraph"/>
        <w:spacing w:line="360" w:lineRule="auto"/>
        <w:ind w:left="0" w:firstLine="1418"/>
        <w:jc w:val="both"/>
        <w:rPr>
          <w:rFonts w:ascii="Times New Roman" w:hAnsi="Times New Roman" w:cs="Times New Roman"/>
          <w:color w:val="000000" w:themeColor="text1"/>
          <w:sz w:val="24"/>
          <w:szCs w:val="24"/>
        </w:rPr>
      </w:pPr>
      <w:r w:rsidRPr="008217D0">
        <w:rPr>
          <w:rFonts w:ascii="Times New Roman" w:hAnsi="Times New Roman" w:cs="Times New Roman"/>
          <w:color w:val="000000" w:themeColor="text1"/>
          <w:sz w:val="24"/>
          <w:szCs w:val="24"/>
        </w:rPr>
        <w:t>Nos remerciements vont tout droit à l’endroit de nos compagnons de lutte plus précisément tous les collègues de Bac</w:t>
      </w:r>
      <w:r>
        <w:rPr>
          <w:rFonts w:ascii="Times New Roman" w:hAnsi="Times New Roman" w:cs="Times New Roman"/>
          <w:color w:val="000000" w:themeColor="text1"/>
          <w:sz w:val="24"/>
          <w:szCs w:val="24"/>
        </w:rPr>
        <w:t>4</w:t>
      </w:r>
      <w:r w:rsidRPr="008217D0">
        <w:rPr>
          <w:rFonts w:ascii="Times New Roman" w:hAnsi="Times New Roman" w:cs="Times New Roman"/>
          <w:color w:val="000000" w:themeColor="text1"/>
          <w:sz w:val="24"/>
          <w:szCs w:val="24"/>
        </w:rPr>
        <w:t xml:space="preserve"> de Science Informatiques qu’ils trouvent tous ici le sentiment de joie, la motivation, le courage et l’amour que nous passons ensemble.</w:t>
      </w:r>
    </w:p>
    <w:p w14:paraId="3C78A74F" w14:textId="77777777" w:rsidR="00F85E02" w:rsidRPr="008217D0" w:rsidRDefault="00F85E02" w:rsidP="00F85E02">
      <w:pPr>
        <w:pStyle w:val="ListParagraph"/>
        <w:spacing w:line="360" w:lineRule="auto"/>
        <w:ind w:left="0" w:firstLine="1418"/>
        <w:jc w:val="both"/>
        <w:rPr>
          <w:rFonts w:ascii="Times New Roman" w:hAnsi="Times New Roman" w:cs="Times New Roman"/>
          <w:color w:val="000000" w:themeColor="text1"/>
          <w:sz w:val="24"/>
          <w:szCs w:val="24"/>
        </w:rPr>
      </w:pPr>
      <w:r w:rsidRPr="008217D0">
        <w:rPr>
          <w:rFonts w:ascii="Times New Roman" w:hAnsi="Times New Roman" w:cs="Times New Roman"/>
          <w:color w:val="000000" w:themeColor="text1"/>
          <w:sz w:val="24"/>
          <w:szCs w:val="24"/>
        </w:rPr>
        <w:t>Nos remerciements s’adressent également à toutes personnes de loin ou de prêt ayant contribuées   à la réalisation de ce présent travail.</w:t>
      </w:r>
    </w:p>
    <w:p w14:paraId="7BB751CB" w14:textId="77777777" w:rsidR="00F85E02" w:rsidRDefault="00F85E02" w:rsidP="00F85E02">
      <w:pPr>
        <w:spacing w:line="360" w:lineRule="auto"/>
        <w:jc w:val="both"/>
        <w:rPr>
          <w:rFonts w:ascii="Times New Roman" w:hAnsi="Times New Roman" w:cs="Times New Roman"/>
          <w:color w:val="000000" w:themeColor="text1"/>
          <w:sz w:val="24"/>
          <w:szCs w:val="24"/>
        </w:rPr>
      </w:pPr>
    </w:p>
    <w:p w14:paraId="42C9DF9E" w14:textId="77777777" w:rsidR="00F85E02" w:rsidRPr="008217D0" w:rsidRDefault="00F85E02" w:rsidP="00F85E02">
      <w:pPr>
        <w:spacing w:line="360" w:lineRule="auto"/>
        <w:jc w:val="both"/>
        <w:rPr>
          <w:rFonts w:ascii="Times New Roman" w:hAnsi="Times New Roman" w:cs="Times New Roman"/>
          <w:color w:val="000000" w:themeColor="text1"/>
          <w:sz w:val="24"/>
          <w:szCs w:val="24"/>
        </w:rPr>
      </w:pPr>
    </w:p>
    <w:p w14:paraId="55948870" w14:textId="77777777" w:rsidR="00F85E02" w:rsidRPr="008217D0" w:rsidRDefault="00F85E02" w:rsidP="00F85E02">
      <w:pPr>
        <w:spacing w:line="360" w:lineRule="auto"/>
        <w:ind w:firstLine="1418"/>
        <w:jc w:val="both"/>
        <w:rPr>
          <w:rFonts w:ascii="Times New Roman" w:hAnsi="Times New Roman" w:cs="Times New Roman"/>
          <w:b/>
          <w:sz w:val="24"/>
          <w:szCs w:val="24"/>
        </w:rPr>
      </w:pPr>
    </w:p>
    <w:p w14:paraId="3E431AF0" w14:textId="77777777" w:rsidR="00F85E02" w:rsidRPr="008217D0" w:rsidRDefault="00F85E02" w:rsidP="00F85E02">
      <w:pPr>
        <w:spacing w:line="360" w:lineRule="auto"/>
        <w:rPr>
          <w:rFonts w:ascii="Times New Roman" w:hAnsi="Times New Roman" w:cs="Times New Roman"/>
          <w:b/>
          <w:sz w:val="24"/>
          <w:szCs w:val="24"/>
        </w:rPr>
      </w:pPr>
    </w:p>
    <w:p w14:paraId="2F6D3265" w14:textId="77777777" w:rsidR="00F85E02" w:rsidRPr="008217D0" w:rsidRDefault="00F85E02" w:rsidP="00F85E02">
      <w:pPr>
        <w:spacing w:after="0"/>
        <w:rPr>
          <w:rFonts w:ascii="Times New Roman" w:hAnsi="Times New Roman" w:cs="Times New Roman"/>
          <w:sz w:val="24"/>
          <w:szCs w:val="24"/>
        </w:rPr>
        <w:sectPr w:rsidR="00F85E02" w:rsidRPr="008217D0">
          <w:pgSz w:w="11906" w:h="16838"/>
          <w:pgMar w:top="1417" w:right="1417" w:bottom="1417" w:left="1417" w:header="708" w:footer="708" w:gutter="0"/>
          <w:pgNumType w:fmt="lowerRoman" w:start="1"/>
          <w:cols w:space="720"/>
        </w:sectPr>
      </w:pPr>
      <w:r w:rsidRPr="008217D0">
        <w:rPr>
          <w:rFonts w:ascii="Times New Roman" w:hAnsi="Times New Roman" w:cs="Times New Roman"/>
          <w:sz w:val="24"/>
          <w:szCs w:val="24"/>
        </w:rPr>
        <w:br w:type="page"/>
      </w:r>
    </w:p>
    <w:p w14:paraId="0B3311EE" w14:textId="77777777" w:rsidR="00F85E02" w:rsidRDefault="00F85E02" w:rsidP="00F85E02">
      <w:pPr>
        <w:pStyle w:val="Heading1"/>
        <w:numPr>
          <w:ilvl w:val="0"/>
          <w:numId w:val="3"/>
        </w:numPr>
      </w:pPr>
      <w:r w:rsidRPr="00C66E3A">
        <w:lastRenderedPageBreak/>
        <w:t>INTRODUCTION GENENERAL</w:t>
      </w:r>
    </w:p>
    <w:p w14:paraId="414384A5" w14:textId="77777777" w:rsidR="00870D2A" w:rsidRDefault="00870D2A" w:rsidP="00870D2A"/>
    <w:p w14:paraId="564475B9" w14:textId="77777777" w:rsidR="00870D2A" w:rsidRPr="00870D2A" w:rsidRDefault="00870D2A" w:rsidP="00870D2A">
      <w:pPr>
        <w:pStyle w:val="Heading2"/>
        <w:numPr>
          <w:ilvl w:val="1"/>
          <w:numId w:val="3"/>
        </w:numPr>
        <w:rPr>
          <w:rFonts w:ascii="Times New Roman" w:hAnsi="Times New Roman" w:cs="Times New Roman"/>
          <w:b/>
          <w:i/>
          <w:color w:val="auto"/>
          <w:sz w:val="28"/>
          <w:szCs w:val="28"/>
        </w:rPr>
      </w:pPr>
      <w:r w:rsidRPr="00870D2A">
        <w:rPr>
          <w:rFonts w:ascii="Times New Roman" w:hAnsi="Times New Roman" w:cs="Times New Roman"/>
          <w:b/>
          <w:i/>
          <w:color w:val="auto"/>
          <w:sz w:val="28"/>
          <w:szCs w:val="28"/>
        </w:rPr>
        <w:t>OBJECTIFS DU TRAVAIL</w:t>
      </w:r>
    </w:p>
    <w:p w14:paraId="1B651480" w14:textId="759A15A8" w:rsidR="0082173C" w:rsidRPr="00870D2A" w:rsidRDefault="00870D2A" w:rsidP="00520079">
      <w:pPr>
        <w:spacing w:line="360" w:lineRule="auto"/>
        <w:jc w:val="both"/>
        <w:rPr>
          <w:rFonts w:ascii="Times New Roman" w:hAnsi="Times New Roman" w:cs="Times New Roman"/>
          <w:color w:val="000000"/>
          <w:sz w:val="24"/>
          <w:szCs w:val="24"/>
        </w:rPr>
      </w:pPr>
      <w:r w:rsidRPr="00870D2A">
        <w:rPr>
          <w:rFonts w:ascii="Times New Roman" w:hAnsi="Times New Roman" w:cs="Times New Roman"/>
          <w:color w:val="000000"/>
          <w:sz w:val="24"/>
          <w:szCs w:val="24"/>
        </w:rPr>
        <w:br/>
        <w:t xml:space="preserve">L'objectif global de ce travail est de concevoir et de réaliser un prototype de système </w:t>
      </w:r>
      <w:commentRangeStart w:id="1"/>
      <w:r w:rsidRPr="00A86D1E">
        <w:rPr>
          <w:rFonts w:ascii="Times New Roman" w:hAnsi="Times New Roman" w:cs="Times New Roman"/>
          <w:color w:val="000000"/>
          <w:sz w:val="24"/>
          <w:szCs w:val="24"/>
          <w:highlight w:val="red"/>
        </w:rPr>
        <w:t>ANPR</w:t>
      </w:r>
      <w:commentRangeEnd w:id="1"/>
      <w:r w:rsidR="00A86D1E">
        <w:rPr>
          <w:rStyle w:val="CommentReference"/>
        </w:rPr>
        <w:commentReference w:id="1"/>
      </w:r>
      <w:r w:rsidRPr="00870D2A">
        <w:rPr>
          <w:rFonts w:ascii="Times New Roman" w:hAnsi="Times New Roman" w:cs="Times New Roman"/>
          <w:color w:val="000000"/>
          <w:sz w:val="24"/>
          <w:szCs w:val="24"/>
        </w:rPr>
        <w:t xml:space="preserve"> adapté au contexte de Kolwezi.</w:t>
      </w:r>
      <w:r>
        <w:rPr>
          <w:rFonts w:ascii="Times New Roman" w:hAnsi="Times New Roman" w:cs="Times New Roman"/>
          <w:color w:val="000000"/>
          <w:sz w:val="24"/>
          <w:szCs w:val="24"/>
        </w:rPr>
        <w:t xml:space="preserve"> </w:t>
      </w:r>
      <w:r w:rsidRPr="00870D2A">
        <w:rPr>
          <w:rFonts w:ascii="Times New Roman" w:hAnsi="Times New Roman" w:cs="Times New Roman"/>
          <w:color w:val="000000"/>
          <w:sz w:val="24"/>
          <w:szCs w:val="24"/>
        </w:rPr>
        <w:t>Plus spécifiquement, il s'agit de :</w:t>
      </w:r>
      <w:r>
        <w:rPr>
          <w:rFonts w:ascii="Times New Roman" w:hAnsi="Times New Roman" w:cs="Times New Roman"/>
          <w:color w:val="000000"/>
          <w:sz w:val="24"/>
          <w:szCs w:val="24"/>
        </w:rPr>
        <w:t xml:space="preserve"> </w:t>
      </w:r>
      <w:r w:rsidRPr="00870D2A">
        <w:rPr>
          <w:rFonts w:ascii="Times New Roman" w:hAnsi="Times New Roman" w:cs="Times New Roman"/>
          <w:color w:val="000000"/>
          <w:sz w:val="24"/>
          <w:szCs w:val="24"/>
        </w:rPr>
        <w:t xml:space="preserve">Étudier les technologies actuelles de </w:t>
      </w:r>
      <w:ins w:id="2" w:author="Mwamba Kasongo, Dahouda (Katanga - CD)" w:date="2026-03-10T12:13:00Z" w16du:dateUtc="2026-03-10T10:13:00Z">
        <w:r w:rsidR="00A86D1E">
          <w:rPr>
            <w:rFonts w:ascii="Times New Roman" w:hAnsi="Times New Roman" w:cs="Times New Roman"/>
            <w:color w:val="000000"/>
            <w:sz w:val="24"/>
            <w:szCs w:val="24"/>
          </w:rPr>
          <w:t xml:space="preserve">la </w:t>
        </w:r>
      </w:ins>
      <w:r w:rsidRPr="00870D2A">
        <w:rPr>
          <w:rFonts w:ascii="Times New Roman" w:hAnsi="Times New Roman" w:cs="Times New Roman"/>
          <w:color w:val="000000"/>
          <w:sz w:val="24"/>
          <w:szCs w:val="24"/>
        </w:rPr>
        <w:t>vision par ordinateur appliquées à la reconnaissance de plaques.</w:t>
      </w:r>
      <w:r>
        <w:rPr>
          <w:rFonts w:ascii="Times New Roman" w:hAnsi="Times New Roman" w:cs="Times New Roman"/>
          <w:color w:val="000000"/>
          <w:sz w:val="24"/>
          <w:szCs w:val="24"/>
        </w:rPr>
        <w:t xml:space="preserve"> </w:t>
      </w:r>
      <w:r w:rsidRPr="00870D2A">
        <w:rPr>
          <w:rFonts w:ascii="Times New Roman" w:hAnsi="Times New Roman" w:cs="Times New Roman"/>
          <w:color w:val="000000"/>
          <w:sz w:val="24"/>
          <w:szCs w:val="24"/>
        </w:rPr>
        <w:t>Développer un modèle capable de détecter et d'extraire les caractère</w:t>
      </w:r>
      <w:r>
        <w:rPr>
          <w:rFonts w:ascii="Times New Roman" w:hAnsi="Times New Roman" w:cs="Times New Roman"/>
          <w:color w:val="000000"/>
          <w:sz w:val="24"/>
          <w:szCs w:val="24"/>
        </w:rPr>
        <w:t xml:space="preserve">s des plaques d'immatriculation </w:t>
      </w:r>
      <w:r w:rsidRPr="00870D2A">
        <w:rPr>
          <w:rFonts w:ascii="Times New Roman" w:hAnsi="Times New Roman" w:cs="Times New Roman"/>
          <w:color w:val="000000"/>
          <w:sz w:val="24"/>
          <w:szCs w:val="24"/>
        </w:rPr>
        <w:t>congolaise</w:t>
      </w:r>
      <w:r w:rsidRPr="00A86D1E">
        <w:rPr>
          <w:rFonts w:ascii="Times New Roman" w:hAnsi="Times New Roman" w:cs="Times New Roman"/>
          <w:color w:val="000000"/>
          <w:sz w:val="24"/>
          <w:szCs w:val="24"/>
          <w:highlight w:val="red"/>
          <w:rPrChange w:id="3" w:author="Mwamba Kasongo, Dahouda (Katanga - CD)" w:date="2026-03-10T12:14:00Z" w16du:dateUtc="2026-03-10T10:14:00Z">
            <w:rPr>
              <w:rFonts w:ascii="Times New Roman" w:hAnsi="Times New Roman" w:cs="Times New Roman"/>
              <w:color w:val="000000"/>
              <w:sz w:val="24"/>
              <w:szCs w:val="24"/>
            </w:rPr>
          </w:rPrChange>
        </w:rPr>
        <w:t>s .Mettre</w:t>
      </w:r>
      <w:r w:rsidRPr="00870D2A">
        <w:rPr>
          <w:rFonts w:ascii="Times New Roman" w:hAnsi="Times New Roman" w:cs="Times New Roman"/>
          <w:color w:val="000000"/>
          <w:sz w:val="24"/>
          <w:szCs w:val="24"/>
        </w:rPr>
        <w:t xml:space="preserve"> en place une base de données pour l'archivage et le contrôle des véhicules en temps réel.</w:t>
      </w:r>
    </w:p>
    <w:p w14:paraId="0FD02142" w14:textId="77777777" w:rsidR="00F85E02" w:rsidRPr="00A86D1E" w:rsidRDefault="00F85E02" w:rsidP="00F85E02">
      <w:pPr>
        <w:pStyle w:val="Heading2"/>
        <w:numPr>
          <w:ilvl w:val="1"/>
          <w:numId w:val="3"/>
        </w:numPr>
        <w:rPr>
          <w:rFonts w:ascii="Times New Roman" w:hAnsi="Times New Roman" w:cs="Times New Roman"/>
          <w:b/>
          <w:i/>
          <w:color w:val="auto"/>
          <w:sz w:val="28"/>
          <w:szCs w:val="28"/>
          <w:highlight w:val="red"/>
          <w:rPrChange w:id="4" w:author="Mwamba Kasongo, Dahouda (Katanga - CD)" w:date="2026-03-10T12:14:00Z" w16du:dateUtc="2026-03-10T10:14:00Z">
            <w:rPr>
              <w:rFonts w:ascii="Times New Roman" w:hAnsi="Times New Roman" w:cs="Times New Roman"/>
              <w:b/>
              <w:i/>
              <w:color w:val="auto"/>
              <w:sz w:val="28"/>
              <w:szCs w:val="28"/>
            </w:rPr>
          </w:rPrChange>
        </w:rPr>
      </w:pPr>
      <w:bookmarkStart w:id="5" w:name="_Toc172114128"/>
      <w:commentRangeStart w:id="6"/>
      <w:r w:rsidRPr="00A86D1E">
        <w:rPr>
          <w:rFonts w:ascii="Times New Roman" w:hAnsi="Times New Roman" w:cs="Times New Roman"/>
          <w:b/>
          <w:i/>
          <w:color w:val="auto"/>
          <w:sz w:val="28"/>
          <w:szCs w:val="28"/>
          <w:highlight w:val="red"/>
          <w:rPrChange w:id="7" w:author="Mwamba Kasongo, Dahouda (Katanga - CD)" w:date="2026-03-10T12:14:00Z" w16du:dateUtc="2026-03-10T10:14:00Z">
            <w:rPr>
              <w:rFonts w:ascii="Times New Roman" w:hAnsi="Times New Roman" w:cs="Times New Roman"/>
              <w:b/>
              <w:i/>
              <w:color w:val="auto"/>
              <w:sz w:val="28"/>
              <w:szCs w:val="28"/>
            </w:rPr>
          </w:rPrChange>
        </w:rPr>
        <w:t>ETAT</w:t>
      </w:r>
      <w:commentRangeEnd w:id="6"/>
      <w:r w:rsidR="00A86D1E">
        <w:rPr>
          <w:rStyle w:val="CommentReference"/>
          <w:rFonts w:asciiTheme="minorHAnsi" w:eastAsiaTheme="minorHAnsi" w:hAnsiTheme="minorHAnsi" w:cstheme="minorBidi"/>
          <w:color w:val="auto"/>
        </w:rPr>
        <w:commentReference w:id="6"/>
      </w:r>
      <w:r w:rsidRPr="00A86D1E">
        <w:rPr>
          <w:rFonts w:ascii="Times New Roman" w:hAnsi="Times New Roman" w:cs="Times New Roman"/>
          <w:b/>
          <w:i/>
          <w:color w:val="auto"/>
          <w:sz w:val="28"/>
          <w:szCs w:val="28"/>
          <w:highlight w:val="red"/>
          <w:rPrChange w:id="8" w:author="Mwamba Kasongo, Dahouda (Katanga - CD)" w:date="2026-03-10T12:14:00Z" w16du:dateUtc="2026-03-10T10:14:00Z">
            <w:rPr>
              <w:rFonts w:ascii="Times New Roman" w:hAnsi="Times New Roman" w:cs="Times New Roman"/>
              <w:b/>
              <w:i/>
              <w:color w:val="auto"/>
              <w:sz w:val="28"/>
              <w:szCs w:val="28"/>
            </w:rPr>
          </w:rPrChange>
        </w:rPr>
        <w:t xml:space="preserve"> DE LA QUESTION</w:t>
      </w:r>
      <w:bookmarkEnd w:id="5"/>
    </w:p>
    <w:p w14:paraId="3E98A1A4" w14:textId="77777777" w:rsidR="00870D2A" w:rsidRPr="00A86D1E" w:rsidRDefault="00870D2A" w:rsidP="00870D2A">
      <w:pPr>
        <w:rPr>
          <w:highlight w:val="red"/>
          <w:rPrChange w:id="9" w:author="Mwamba Kasongo, Dahouda (Katanga - CD)" w:date="2026-03-10T12:14:00Z" w16du:dateUtc="2026-03-10T10:14:00Z">
            <w:rPr/>
          </w:rPrChange>
        </w:rPr>
      </w:pPr>
    </w:p>
    <w:p w14:paraId="007DE10E" w14:textId="77777777" w:rsidR="00F85E02" w:rsidRDefault="00F85E02" w:rsidP="00520079">
      <w:pPr>
        <w:spacing w:line="360" w:lineRule="auto"/>
        <w:ind w:firstLine="1418"/>
        <w:jc w:val="both"/>
        <w:rPr>
          <w:rFonts w:ascii="Times New Roman" w:hAnsi="Times New Roman" w:cs="Times New Roman"/>
          <w:sz w:val="24"/>
          <w:szCs w:val="24"/>
        </w:rPr>
      </w:pPr>
      <w:r w:rsidRPr="00A86D1E">
        <w:rPr>
          <w:rFonts w:ascii="Times New Roman" w:hAnsi="Times New Roman" w:cs="Times New Roman"/>
          <w:sz w:val="24"/>
          <w:szCs w:val="24"/>
          <w:highlight w:val="red"/>
          <w:rPrChange w:id="10" w:author="Mwamba Kasongo, Dahouda (Katanga - CD)" w:date="2026-03-10T12:14:00Z" w16du:dateUtc="2026-03-10T10:14:00Z">
            <w:rPr>
              <w:rFonts w:ascii="Times New Roman" w:hAnsi="Times New Roman" w:cs="Times New Roman"/>
              <w:sz w:val="24"/>
              <w:szCs w:val="24"/>
            </w:rPr>
          </w:rPrChange>
        </w:rPr>
        <w:t>C’est recensé les écrits et autres travaux pertinents, il s’agit de passer en revue l’ensemble des écrits, revue , littéraire ou autres ouvrages pertinents ,  c’est- à -dire ceux qui correspondent aux préoccupations majeures de cette recherche, et sélectionner puis organiser intelligemment C’est l’inventaire des publications existantes dans le domaine et qui permet aux chercheurs de situer son apport de ces travaux et ceci nous aidera à recueillir les informations générales nécessaires pour notre recherche. Plusieurs études ont été faites dans le domaine de détection, analyse et traitement d’image.</w:t>
      </w:r>
      <w:r w:rsidRPr="007C57BA">
        <w:rPr>
          <w:rFonts w:ascii="Times New Roman" w:hAnsi="Times New Roman" w:cs="Times New Roman"/>
          <w:sz w:val="24"/>
          <w:szCs w:val="24"/>
        </w:rPr>
        <w:t xml:space="preserve"> </w:t>
      </w:r>
    </w:p>
    <w:p w14:paraId="782F8CB5" w14:textId="77777777" w:rsidR="00F85E02" w:rsidRPr="007C57BA" w:rsidRDefault="00E31562" w:rsidP="00F85E02">
      <w:pPr>
        <w:spacing w:line="360" w:lineRule="auto"/>
        <w:ind w:firstLine="1418"/>
        <w:rPr>
          <w:rFonts w:ascii="Times New Roman" w:hAnsi="Times New Roman" w:cs="Times New Roman"/>
          <w:sz w:val="24"/>
          <w:szCs w:val="24"/>
        </w:rPr>
      </w:pPr>
      <w:r>
        <w:rPr>
          <w:rFonts w:ascii="Times New Roman" w:hAnsi="Times New Roman" w:cs="Times New Roman"/>
          <w:sz w:val="24"/>
          <w:szCs w:val="24"/>
        </w:rPr>
        <w:t xml:space="preserve"> </w:t>
      </w:r>
    </w:p>
    <w:p w14:paraId="5335E58E" w14:textId="77777777" w:rsidR="00F85E02" w:rsidRPr="007C57BA" w:rsidRDefault="00F85E02" w:rsidP="00F85E02"/>
    <w:p w14:paraId="55B449E2" w14:textId="77777777" w:rsidR="00F85E02" w:rsidRPr="00870D2A" w:rsidRDefault="00F85E02" w:rsidP="00F85E02">
      <w:pPr>
        <w:pStyle w:val="Heading2"/>
        <w:rPr>
          <w:rFonts w:ascii="Times New Roman" w:hAnsi="Times New Roman" w:cs="Times New Roman"/>
          <w:sz w:val="24"/>
          <w:szCs w:val="24"/>
        </w:rPr>
      </w:pPr>
      <w:r w:rsidRPr="00870D2A">
        <w:rPr>
          <w:rFonts w:ascii="Times New Roman" w:hAnsi="Times New Roman" w:cs="Times New Roman"/>
          <w:sz w:val="24"/>
          <w:szCs w:val="24"/>
        </w:rPr>
        <w:t xml:space="preserve">PROBLEMATIQUE </w:t>
      </w:r>
    </w:p>
    <w:p w14:paraId="00834004" w14:textId="77777777" w:rsidR="00F85E02" w:rsidRPr="00DF5A1C" w:rsidRDefault="00F85E02" w:rsidP="00520079">
      <w:pPr>
        <w:ind w:firstLine="1418"/>
        <w:jc w:val="both"/>
        <w:rPr>
          <w:sz w:val="24"/>
          <w:szCs w:val="24"/>
        </w:rPr>
      </w:pPr>
      <w:r w:rsidRPr="00DF5A1C">
        <w:rPr>
          <w:rFonts w:ascii="Times New Roman" w:hAnsi="Times New Roman" w:cs="Times New Roman"/>
          <w:sz w:val="24"/>
          <w:szCs w:val="24"/>
        </w:rPr>
        <w:t>Cependant, la mise en place d'un tel système soulève plusieurs questions cruciales</w:t>
      </w:r>
    </w:p>
    <w:p w14:paraId="463B95EC" w14:textId="77777777" w:rsidR="00CA27C4" w:rsidRPr="00CA27C4" w:rsidRDefault="00CA27C4" w:rsidP="00520079">
      <w:pPr>
        <w:pStyle w:val="ListParagraph"/>
        <w:numPr>
          <w:ilvl w:val="0"/>
          <w:numId w:val="4"/>
        </w:numPr>
        <w:spacing w:line="360" w:lineRule="auto"/>
        <w:jc w:val="both"/>
        <w:rPr>
          <w:rFonts w:ascii="Times New Roman" w:hAnsi="Times New Roman" w:cs="Times New Roman"/>
          <w:color w:val="000000"/>
          <w:sz w:val="24"/>
          <w:szCs w:val="24"/>
        </w:rPr>
      </w:pPr>
      <w:r w:rsidRPr="00CA27C4">
        <w:rPr>
          <w:rFonts w:ascii="Times New Roman" w:hAnsi="Times New Roman" w:cs="Times New Roman"/>
          <w:color w:val="000000"/>
          <w:sz w:val="24"/>
          <w:szCs w:val="24"/>
        </w:rPr>
        <w:t>Comment détecter automatiquement la plaque d'immatriculation sur une image ou une vidéo en temps réel</w:t>
      </w:r>
    </w:p>
    <w:p w14:paraId="76F3489D" w14:textId="77777777" w:rsidR="00F85E02" w:rsidRDefault="00CA27C4" w:rsidP="00520079">
      <w:pPr>
        <w:pStyle w:val="ListParagraph"/>
        <w:numPr>
          <w:ilvl w:val="0"/>
          <w:numId w:val="4"/>
        </w:numPr>
        <w:spacing w:line="360" w:lineRule="auto"/>
        <w:jc w:val="both"/>
        <w:rPr>
          <w:rFonts w:ascii="Times New Roman" w:hAnsi="Times New Roman" w:cs="Times New Roman"/>
          <w:color w:val="000000"/>
          <w:sz w:val="24"/>
          <w:szCs w:val="24"/>
        </w:rPr>
      </w:pPr>
      <w:r w:rsidRPr="00CA27C4">
        <w:rPr>
          <w:rFonts w:ascii="Times New Roman" w:hAnsi="Times New Roman" w:cs="Times New Roman"/>
          <w:color w:val="000000"/>
          <w:sz w:val="24"/>
          <w:szCs w:val="24"/>
        </w:rPr>
        <w:t xml:space="preserve">Comment reconnaître les caractères sur la plaque d'immatriculation de manière précise et rapide </w:t>
      </w:r>
    </w:p>
    <w:p w14:paraId="6E359815" w14:textId="77777777" w:rsidR="00CA27C4" w:rsidRPr="00CA27C4" w:rsidRDefault="00CA27C4" w:rsidP="00520079">
      <w:pPr>
        <w:pStyle w:val="ListParagraph"/>
        <w:numPr>
          <w:ilvl w:val="0"/>
          <w:numId w:val="4"/>
        </w:numPr>
        <w:spacing w:line="360" w:lineRule="auto"/>
        <w:jc w:val="both"/>
        <w:rPr>
          <w:rFonts w:ascii="Times New Roman" w:hAnsi="Times New Roman" w:cs="Times New Roman"/>
          <w:color w:val="000000"/>
          <w:sz w:val="24"/>
          <w:szCs w:val="24"/>
        </w:rPr>
      </w:pPr>
      <w:r w:rsidRPr="00CA27C4">
        <w:rPr>
          <w:rFonts w:ascii="Times New Roman" w:hAnsi="Times New Roman" w:cs="Times New Roman"/>
          <w:color w:val="000000"/>
          <w:sz w:val="24"/>
          <w:szCs w:val="24"/>
        </w:rPr>
        <w:t xml:space="preserve">Comment gérer les images de mauvaise qualité (bruit, éclairage, angle de prise de vue, etc.) pour obtenir des résultats fiables </w:t>
      </w:r>
    </w:p>
    <w:p w14:paraId="191850F2" w14:textId="77777777" w:rsidR="00CA27C4" w:rsidRPr="00CA27C4" w:rsidRDefault="00CA27C4" w:rsidP="00520079">
      <w:pPr>
        <w:pStyle w:val="ListParagraph"/>
        <w:numPr>
          <w:ilvl w:val="0"/>
          <w:numId w:val="4"/>
        </w:numPr>
        <w:spacing w:line="360" w:lineRule="auto"/>
        <w:jc w:val="both"/>
        <w:rPr>
          <w:rFonts w:ascii="Times New Roman" w:hAnsi="Times New Roman" w:cs="Times New Roman"/>
          <w:color w:val="000000"/>
          <w:sz w:val="24"/>
          <w:szCs w:val="24"/>
        </w:rPr>
      </w:pPr>
      <w:r w:rsidRPr="00CA27C4">
        <w:rPr>
          <w:rFonts w:ascii="Times New Roman" w:hAnsi="Times New Roman" w:cs="Times New Roman"/>
          <w:color w:val="000000"/>
          <w:sz w:val="24"/>
          <w:szCs w:val="24"/>
        </w:rPr>
        <w:t xml:space="preserve"> Comment optimiser le système pour qu'il puisse traiter les images en temps réel (environ 30 images par seconde) </w:t>
      </w:r>
    </w:p>
    <w:p w14:paraId="54E61C5E" w14:textId="77777777" w:rsidR="00CA27C4" w:rsidRPr="00CA27C4" w:rsidRDefault="00CA27C4" w:rsidP="00CA27C4">
      <w:pPr>
        <w:pStyle w:val="ListParagraph"/>
        <w:numPr>
          <w:ilvl w:val="0"/>
          <w:numId w:val="4"/>
        </w:numPr>
        <w:spacing w:line="360" w:lineRule="auto"/>
        <w:rPr>
          <w:rFonts w:ascii="Times New Roman" w:hAnsi="Times New Roman" w:cs="Times New Roman"/>
          <w:color w:val="000000"/>
          <w:sz w:val="24"/>
          <w:szCs w:val="24"/>
        </w:rPr>
      </w:pPr>
      <w:r w:rsidRPr="00CA27C4">
        <w:rPr>
          <w:rFonts w:ascii="Times New Roman" w:hAnsi="Times New Roman" w:cs="Times New Roman"/>
          <w:color w:val="000000"/>
          <w:sz w:val="24"/>
          <w:szCs w:val="24"/>
        </w:rPr>
        <w:lastRenderedPageBreak/>
        <w:t xml:space="preserve">Comment rendre le système robuste aux variations de la plaque d'immatriculation (taille, forme, couleur, etc.) </w:t>
      </w:r>
    </w:p>
    <w:p w14:paraId="1ADB34CB" w14:textId="77777777" w:rsidR="00F85E02" w:rsidRPr="00870D2A" w:rsidRDefault="00F85E02" w:rsidP="00F85E02">
      <w:pPr>
        <w:pStyle w:val="Heading2"/>
        <w:rPr>
          <w:rFonts w:ascii="Times New Roman" w:hAnsi="Times New Roman" w:cs="Times New Roman"/>
          <w:sz w:val="24"/>
          <w:szCs w:val="24"/>
        </w:rPr>
      </w:pPr>
      <w:r w:rsidRPr="00870D2A">
        <w:rPr>
          <w:rFonts w:ascii="Times New Roman" w:hAnsi="Times New Roman" w:cs="Times New Roman"/>
          <w:sz w:val="24"/>
          <w:szCs w:val="24"/>
        </w:rPr>
        <w:t xml:space="preserve">HYPOTHESE </w:t>
      </w:r>
    </w:p>
    <w:p w14:paraId="6684FFC6" w14:textId="77777777" w:rsidR="00F85E02" w:rsidRDefault="00F85E02" w:rsidP="00CA27C4">
      <w:pPr>
        <w:spacing w:line="360" w:lineRule="auto"/>
        <w:ind w:firstLine="1418"/>
        <w:rPr>
          <w:rFonts w:ascii="Times New Roman" w:hAnsi="Times New Roman" w:cs="Times New Roman"/>
          <w:sz w:val="24"/>
          <w:szCs w:val="24"/>
        </w:rPr>
      </w:pPr>
      <w:r w:rsidRPr="00DF5A1C">
        <w:rPr>
          <w:rFonts w:ascii="Times New Roman" w:hAnsi="Times New Roman" w:cs="Times New Roman"/>
          <w:sz w:val="24"/>
          <w:szCs w:val="24"/>
        </w:rPr>
        <w:t>Etant donné que les hypothèses sont des réponses provisoires ainsi au regard de la problématique, nous disons que :</w:t>
      </w:r>
    </w:p>
    <w:p w14:paraId="17553955" w14:textId="77777777" w:rsidR="00CA27C4" w:rsidRPr="00CA27C4" w:rsidRDefault="00CA27C4" w:rsidP="00520079">
      <w:pPr>
        <w:pStyle w:val="ListParagraph"/>
        <w:numPr>
          <w:ilvl w:val="0"/>
          <w:numId w:val="6"/>
        </w:numPr>
        <w:spacing w:line="360" w:lineRule="auto"/>
        <w:jc w:val="both"/>
        <w:rPr>
          <w:rFonts w:ascii="Times New Roman" w:hAnsi="Times New Roman" w:cs="Times New Roman"/>
          <w:sz w:val="24"/>
          <w:szCs w:val="24"/>
        </w:rPr>
      </w:pPr>
      <w:r w:rsidRPr="00CA27C4">
        <w:rPr>
          <w:rFonts w:ascii="Times New Roman" w:hAnsi="Times New Roman" w:cs="Times New Roman"/>
          <w:color w:val="000000"/>
          <w:sz w:val="24"/>
          <w:szCs w:val="24"/>
        </w:rPr>
        <w:t xml:space="preserve"> Utilisation de techniques </w:t>
      </w:r>
      <w:r w:rsidRPr="00A86D1E">
        <w:rPr>
          <w:rFonts w:ascii="Times New Roman" w:hAnsi="Times New Roman" w:cs="Times New Roman"/>
          <w:color w:val="000000"/>
          <w:sz w:val="24"/>
          <w:szCs w:val="24"/>
          <w:highlight w:val="red"/>
          <w:rPrChange w:id="11" w:author="Mwamba Kasongo, Dahouda (Katanga - CD)" w:date="2026-03-10T12:15:00Z" w16du:dateUtc="2026-03-10T10:15:00Z">
            <w:rPr>
              <w:rFonts w:ascii="Times New Roman" w:hAnsi="Times New Roman" w:cs="Times New Roman"/>
              <w:color w:val="000000"/>
              <w:sz w:val="24"/>
              <w:szCs w:val="24"/>
            </w:rPr>
          </w:rPrChange>
        </w:rPr>
        <w:t>d'apprentissage automatique (</w:t>
      </w:r>
      <w:proofErr w:type="spellStart"/>
      <w:r w:rsidRPr="00A86D1E">
        <w:rPr>
          <w:rFonts w:ascii="Times New Roman" w:hAnsi="Times New Roman" w:cs="Times New Roman"/>
          <w:color w:val="000000"/>
          <w:sz w:val="24"/>
          <w:szCs w:val="24"/>
          <w:highlight w:val="red"/>
          <w:rPrChange w:id="12" w:author="Mwamba Kasongo, Dahouda (Katanga - CD)" w:date="2026-03-10T12:15:00Z" w16du:dateUtc="2026-03-10T10:15:00Z">
            <w:rPr>
              <w:rFonts w:ascii="Times New Roman" w:hAnsi="Times New Roman" w:cs="Times New Roman"/>
              <w:color w:val="000000"/>
              <w:sz w:val="24"/>
              <w:szCs w:val="24"/>
            </w:rPr>
          </w:rPrChange>
        </w:rPr>
        <w:t>deep</w:t>
      </w:r>
      <w:proofErr w:type="spellEnd"/>
      <w:r w:rsidRPr="00A86D1E">
        <w:rPr>
          <w:rFonts w:ascii="Times New Roman" w:hAnsi="Times New Roman" w:cs="Times New Roman"/>
          <w:color w:val="000000"/>
          <w:sz w:val="24"/>
          <w:szCs w:val="24"/>
          <w:highlight w:val="red"/>
          <w:rPrChange w:id="13" w:author="Mwamba Kasongo, Dahouda (Katanga - CD)" w:date="2026-03-10T12:15:00Z" w16du:dateUtc="2026-03-10T10:15:00Z">
            <w:rPr>
              <w:rFonts w:ascii="Times New Roman" w:hAnsi="Times New Roman" w:cs="Times New Roman"/>
              <w:color w:val="000000"/>
              <w:sz w:val="24"/>
              <w:szCs w:val="24"/>
            </w:rPr>
          </w:rPrChange>
        </w:rPr>
        <w:t xml:space="preserve"> </w:t>
      </w:r>
      <w:commentRangeStart w:id="14"/>
      <w:r w:rsidRPr="00A86D1E">
        <w:rPr>
          <w:rFonts w:ascii="Times New Roman" w:hAnsi="Times New Roman" w:cs="Times New Roman"/>
          <w:color w:val="000000"/>
          <w:sz w:val="24"/>
          <w:szCs w:val="24"/>
          <w:highlight w:val="red"/>
          <w:rPrChange w:id="15" w:author="Mwamba Kasongo, Dahouda (Katanga - CD)" w:date="2026-03-10T12:15:00Z" w16du:dateUtc="2026-03-10T10:15:00Z">
            <w:rPr>
              <w:rFonts w:ascii="Times New Roman" w:hAnsi="Times New Roman" w:cs="Times New Roman"/>
              <w:color w:val="000000"/>
              <w:sz w:val="24"/>
              <w:szCs w:val="24"/>
            </w:rPr>
          </w:rPrChange>
        </w:rPr>
        <w:t>Learning</w:t>
      </w:r>
      <w:commentRangeEnd w:id="14"/>
      <w:r w:rsidR="00A86D1E" w:rsidRPr="00A86D1E">
        <w:rPr>
          <w:rStyle w:val="CommentReference"/>
          <w:highlight w:val="red"/>
          <w:rPrChange w:id="16" w:author="Mwamba Kasongo, Dahouda (Katanga - CD)" w:date="2026-03-10T12:15:00Z" w16du:dateUtc="2026-03-10T10:15:00Z">
            <w:rPr>
              <w:rStyle w:val="CommentReference"/>
            </w:rPr>
          </w:rPrChange>
        </w:rPr>
        <w:commentReference w:id="14"/>
      </w:r>
      <w:r w:rsidRPr="00A86D1E">
        <w:rPr>
          <w:rFonts w:ascii="Times New Roman" w:hAnsi="Times New Roman" w:cs="Times New Roman"/>
          <w:color w:val="000000"/>
          <w:sz w:val="24"/>
          <w:szCs w:val="24"/>
          <w:highlight w:val="red"/>
          <w:rPrChange w:id="17" w:author="Mwamba Kasongo, Dahouda (Katanga - CD)" w:date="2026-03-10T12:15:00Z" w16du:dateUtc="2026-03-10T10:15:00Z">
            <w:rPr>
              <w:rFonts w:ascii="Times New Roman" w:hAnsi="Times New Roman" w:cs="Times New Roman"/>
              <w:color w:val="000000"/>
              <w:sz w:val="24"/>
              <w:szCs w:val="24"/>
            </w:rPr>
          </w:rPrChange>
        </w:rPr>
        <w:t xml:space="preserve">, </w:t>
      </w:r>
      <w:commentRangeStart w:id="18"/>
      <w:r w:rsidRPr="00A86D1E">
        <w:rPr>
          <w:rFonts w:ascii="Times New Roman" w:hAnsi="Times New Roman" w:cs="Times New Roman"/>
          <w:color w:val="000000"/>
          <w:sz w:val="24"/>
          <w:szCs w:val="24"/>
          <w:highlight w:val="red"/>
          <w:rPrChange w:id="19" w:author="Mwamba Kasongo, Dahouda (Katanga - CD)" w:date="2026-03-10T12:15:00Z" w16du:dateUtc="2026-03-10T10:15:00Z">
            <w:rPr>
              <w:rFonts w:ascii="Times New Roman" w:hAnsi="Times New Roman" w:cs="Times New Roman"/>
              <w:color w:val="000000"/>
              <w:sz w:val="24"/>
              <w:szCs w:val="24"/>
            </w:rPr>
          </w:rPrChange>
        </w:rPr>
        <w:t>etc</w:t>
      </w:r>
      <w:commentRangeEnd w:id="18"/>
      <w:r w:rsidR="00A60FC6">
        <w:rPr>
          <w:rStyle w:val="CommentReference"/>
        </w:rPr>
        <w:commentReference w:id="18"/>
      </w:r>
      <w:r w:rsidRPr="00A86D1E">
        <w:rPr>
          <w:rFonts w:ascii="Times New Roman" w:hAnsi="Times New Roman" w:cs="Times New Roman"/>
          <w:color w:val="000000"/>
          <w:sz w:val="24"/>
          <w:szCs w:val="24"/>
          <w:highlight w:val="red"/>
          <w:rPrChange w:id="20" w:author="Mwamba Kasongo, Dahouda (Katanga - CD)" w:date="2026-03-10T12:15:00Z" w16du:dateUtc="2026-03-10T10:15:00Z">
            <w:rPr>
              <w:rFonts w:ascii="Times New Roman" w:hAnsi="Times New Roman" w:cs="Times New Roman"/>
              <w:color w:val="000000"/>
              <w:sz w:val="24"/>
              <w:szCs w:val="24"/>
            </w:rPr>
          </w:rPrChange>
        </w:rPr>
        <w:t>.)</w:t>
      </w:r>
      <w:r w:rsidRPr="00CA27C4">
        <w:rPr>
          <w:rFonts w:ascii="Times New Roman" w:hAnsi="Times New Roman" w:cs="Times New Roman"/>
          <w:color w:val="000000"/>
          <w:sz w:val="24"/>
          <w:szCs w:val="24"/>
        </w:rPr>
        <w:t xml:space="preserve"> pour améliorer la précision de la reconnaissance des caractères</w:t>
      </w:r>
    </w:p>
    <w:p w14:paraId="3B8522A8" w14:textId="77777777" w:rsidR="00CA27C4" w:rsidRPr="00CA27C4" w:rsidRDefault="00CA27C4" w:rsidP="00520079">
      <w:pPr>
        <w:pStyle w:val="ListParagraph"/>
        <w:numPr>
          <w:ilvl w:val="0"/>
          <w:numId w:val="6"/>
        </w:numPr>
        <w:spacing w:line="360" w:lineRule="auto"/>
        <w:jc w:val="both"/>
        <w:rPr>
          <w:rFonts w:ascii="Times New Roman" w:hAnsi="Times New Roman" w:cs="Times New Roman"/>
          <w:sz w:val="24"/>
          <w:szCs w:val="24"/>
        </w:rPr>
      </w:pPr>
      <w:r w:rsidRPr="00CA27C4">
        <w:rPr>
          <w:rFonts w:ascii="Times New Roman" w:hAnsi="Times New Roman" w:cs="Times New Roman"/>
          <w:color w:val="000000"/>
          <w:sz w:val="24"/>
          <w:szCs w:val="24"/>
        </w:rPr>
        <w:t>Utilisation de caméras de haute qualité pour capturer des images nettes et précises de la plaque d'immatriculation.</w:t>
      </w:r>
    </w:p>
    <w:p w14:paraId="7D8F6A62" w14:textId="77777777" w:rsidR="00CA27C4" w:rsidRPr="00CA27C4" w:rsidRDefault="00CA27C4" w:rsidP="00CA27C4">
      <w:pPr>
        <w:pStyle w:val="ListParagraph"/>
        <w:numPr>
          <w:ilvl w:val="0"/>
          <w:numId w:val="6"/>
        </w:numPr>
        <w:spacing w:line="360" w:lineRule="auto"/>
        <w:rPr>
          <w:rFonts w:ascii="Times New Roman" w:hAnsi="Times New Roman" w:cs="Times New Roman"/>
          <w:sz w:val="24"/>
          <w:szCs w:val="24"/>
        </w:rPr>
      </w:pPr>
      <w:r w:rsidRPr="00CA27C4">
        <w:rPr>
          <w:rFonts w:ascii="Times New Roman" w:hAnsi="Times New Roman" w:cs="Times New Roman"/>
          <w:color w:val="000000"/>
          <w:sz w:val="24"/>
          <w:szCs w:val="24"/>
        </w:rPr>
        <w:t>Utilisation de processeurs puissants et d'algorithmes optimisés pour traiter les images en temps réel.</w:t>
      </w:r>
    </w:p>
    <w:p w14:paraId="01F12C43" w14:textId="77777777" w:rsidR="00652C59" w:rsidRPr="009F78CB" w:rsidRDefault="00CA27C4" w:rsidP="00520079">
      <w:pPr>
        <w:pStyle w:val="ListParagraph"/>
        <w:numPr>
          <w:ilvl w:val="0"/>
          <w:numId w:val="6"/>
        </w:numPr>
        <w:spacing w:line="360" w:lineRule="auto"/>
        <w:jc w:val="both"/>
        <w:rPr>
          <w:rFonts w:ascii="Times New Roman" w:hAnsi="Times New Roman" w:cs="Times New Roman"/>
          <w:sz w:val="24"/>
          <w:szCs w:val="24"/>
        </w:rPr>
      </w:pPr>
      <w:r w:rsidRPr="00CA27C4">
        <w:rPr>
          <w:rFonts w:ascii="Times New Roman" w:hAnsi="Times New Roman" w:cs="Times New Roman"/>
          <w:color w:val="000000"/>
          <w:sz w:val="24"/>
          <w:szCs w:val="24"/>
        </w:rPr>
        <w:t>Intégration avec des bases de données de plaques d'immatriculation pour vérifier les informations reconnues.</w:t>
      </w:r>
      <w:bookmarkStart w:id="21" w:name="_Toc172114129"/>
    </w:p>
    <w:bookmarkEnd w:id="21"/>
    <w:p w14:paraId="1C3BC728" w14:textId="77777777" w:rsidR="00652C59" w:rsidRPr="00870D2A" w:rsidRDefault="00870D2A" w:rsidP="00870D2A">
      <w:pPr>
        <w:pStyle w:val="Heading2"/>
        <w:numPr>
          <w:ilvl w:val="1"/>
          <w:numId w:val="3"/>
        </w:numPr>
        <w:rPr>
          <w:rFonts w:ascii="Times New Roman" w:hAnsi="Times New Roman" w:cs="Times New Roman"/>
          <w:b/>
          <w:i/>
          <w:color w:val="auto"/>
        </w:rPr>
      </w:pPr>
      <w:r w:rsidRPr="00870D2A">
        <w:rPr>
          <w:rFonts w:ascii="Times New Roman" w:hAnsi="Times New Roman" w:cs="Times New Roman"/>
          <w:b/>
          <w:i/>
          <w:color w:val="auto"/>
        </w:rPr>
        <w:t>IMPORTANCE OU JUSTIFICATION DE L’ETUDE</w:t>
      </w:r>
    </w:p>
    <w:p w14:paraId="3C540195" w14:textId="77777777" w:rsidR="00870D2A" w:rsidRPr="00870D2A" w:rsidRDefault="00870D2A" w:rsidP="00870D2A">
      <w:pPr>
        <w:pStyle w:val="ListParagraph"/>
        <w:ind w:left="1440"/>
      </w:pPr>
    </w:p>
    <w:p w14:paraId="7DCD7682" w14:textId="77777777" w:rsidR="00652C59" w:rsidRPr="00870D2A" w:rsidRDefault="00652C59" w:rsidP="00652C59">
      <w:pPr>
        <w:pStyle w:val="Heading3"/>
        <w:spacing w:after="240"/>
        <w:ind w:left="720"/>
        <w:rPr>
          <w:rFonts w:ascii="Times New Roman" w:hAnsi="Times New Roman" w:cs="Times New Roman"/>
          <w:b/>
          <w:i/>
        </w:rPr>
      </w:pPr>
      <w:r w:rsidRPr="00870D2A">
        <w:rPr>
          <w:rFonts w:ascii="Times New Roman" w:hAnsi="Times New Roman" w:cs="Times New Roman"/>
        </w:rPr>
        <w:t xml:space="preserve"> </w:t>
      </w:r>
      <w:bookmarkStart w:id="22" w:name="_Toc172114130"/>
      <w:r w:rsidRPr="00870D2A">
        <w:rPr>
          <w:rFonts w:ascii="Times New Roman" w:hAnsi="Times New Roman" w:cs="Times New Roman"/>
        </w:rPr>
        <w:t>3.1 CHOIX</w:t>
      </w:r>
      <w:bookmarkEnd w:id="22"/>
      <w:r w:rsidRPr="00870D2A">
        <w:rPr>
          <w:rFonts w:ascii="Times New Roman" w:hAnsi="Times New Roman" w:cs="Times New Roman"/>
        </w:rPr>
        <w:t xml:space="preserve"> </w:t>
      </w:r>
    </w:p>
    <w:p w14:paraId="4E486112" w14:textId="77777777" w:rsidR="00652C59" w:rsidRPr="00652C59" w:rsidRDefault="00652C59" w:rsidP="00652C59">
      <w:pPr>
        <w:pStyle w:val="ListParagraph"/>
        <w:spacing w:line="360" w:lineRule="auto"/>
        <w:jc w:val="both"/>
        <w:rPr>
          <w:rFonts w:ascii="Times New Roman" w:hAnsi="Times New Roman" w:cs="Times New Roman"/>
          <w:sz w:val="24"/>
          <w:szCs w:val="24"/>
        </w:rPr>
      </w:pPr>
      <w:commentRangeStart w:id="23"/>
      <w:r w:rsidRPr="00A60FC6">
        <w:rPr>
          <w:rFonts w:ascii="Times New Roman" w:hAnsi="Times New Roman" w:cs="Times New Roman"/>
          <w:sz w:val="24"/>
          <w:szCs w:val="24"/>
          <w:highlight w:val="cyan"/>
          <w:rPrChange w:id="24" w:author="Mwamba Kasongo, Dahouda (Katanga - CD)" w:date="2026-03-10T13:20:00Z" w16du:dateUtc="2026-03-10T11:20:00Z">
            <w:rPr>
              <w:rFonts w:ascii="Times New Roman" w:hAnsi="Times New Roman" w:cs="Times New Roman"/>
              <w:sz w:val="24"/>
              <w:szCs w:val="24"/>
            </w:rPr>
          </w:rPrChange>
        </w:rPr>
        <w:t>Notre étude est basée sur l’implémentation d’un système  de détection de plaques d’immatriculation en temps réel,  précisément à Kolwezi. Notre choix s’est porté sur l’amélioration du trafic routier au sein de la ville</w:t>
      </w:r>
      <w:r w:rsidRPr="00A60FC6">
        <w:rPr>
          <w:rFonts w:ascii="Times New Roman" w:hAnsi="Times New Roman" w:cs="Times New Roman"/>
          <w:color w:val="FF0000"/>
          <w:sz w:val="24"/>
          <w:szCs w:val="24"/>
          <w:highlight w:val="cyan"/>
          <w:rPrChange w:id="25" w:author="Mwamba Kasongo, Dahouda (Katanga - CD)" w:date="2026-03-10T13:20:00Z" w16du:dateUtc="2026-03-10T11:20:00Z">
            <w:rPr>
              <w:rFonts w:ascii="Times New Roman" w:hAnsi="Times New Roman" w:cs="Times New Roman"/>
              <w:color w:val="FF0000"/>
              <w:sz w:val="24"/>
              <w:szCs w:val="24"/>
            </w:rPr>
          </w:rPrChange>
        </w:rPr>
        <w:t>.</w:t>
      </w:r>
      <w:commentRangeEnd w:id="23"/>
      <w:r w:rsidR="00A60FC6">
        <w:rPr>
          <w:rStyle w:val="CommentReference"/>
        </w:rPr>
        <w:commentReference w:id="23"/>
      </w:r>
    </w:p>
    <w:p w14:paraId="49C0D584" w14:textId="77777777" w:rsidR="00652C59" w:rsidRPr="00870D2A" w:rsidRDefault="00652C59" w:rsidP="00652C59">
      <w:pPr>
        <w:pStyle w:val="Heading3"/>
        <w:spacing w:after="240"/>
        <w:ind w:left="720"/>
        <w:rPr>
          <w:rFonts w:ascii="Times New Roman" w:hAnsi="Times New Roman" w:cs="Times New Roman"/>
          <w:b/>
          <w:i/>
        </w:rPr>
      </w:pPr>
      <w:bookmarkStart w:id="26" w:name="_Toc172114131"/>
      <w:r w:rsidRPr="00870D2A">
        <w:rPr>
          <w:rFonts w:ascii="Times New Roman" w:hAnsi="Times New Roman" w:cs="Times New Roman"/>
        </w:rPr>
        <w:t>3.2. INTERET DU SUJET</w:t>
      </w:r>
      <w:bookmarkEnd w:id="26"/>
      <w:r w:rsidRPr="00870D2A">
        <w:rPr>
          <w:rFonts w:ascii="Times New Roman" w:hAnsi="Times New Roman" w:cs="Times New Roman"/>
        </w:rPr>
        <w:t xml:space="preserve"> </w:t>
      </w:r>
    </w:p>
    <w:p w14:paraId="05CC0AF7" w14:textId="77777777" w:rsidR="00652C59" w:rsidRPr="003E0855" w:rsidRDefault="00652C59" w:rsidP="00652C59">
      <w:pPr>
        <w:pStyle w:val="Heading4"/>
        <w:spacing w:after="240"/>
        <w:ind w:left="720"/>
        <w:rPr>
          <w:rFonts w:ascii="Times New Roman" w:hAnsi="Times New Roman" w:cs="Times New Roman"/>
          <w:b/>
          <w:color w:val="auto"/>
          <w:sz w:val="24"/>
          <w:szCs w:val="24"/>
        </w:rPr>
      </w:pPr>
      <w:r w:rsidRPr="003E0855">
        <w:rPr>
          <w:rFonts w:ascii="Times New Roman" w:hAnsi="Times New Roman" w:cs="Times New Roman"/>
          <w:b/>
          <w:color w:val="auto"/>
          <w:sz w:val="24"/>
          <w:szCs w:val="24"/>
        </w:rPr>
        <w:t xml:space="preserve">3.2.1 Intérêt personnel </w:t>
      </w:r>
    </w:p>
    <w:p w14:paraId="7FCD4951" w14:textId="77777777" w:rsidR="00652C59" w:rsidRPr="00652C59" w:rsidRDefault="00652C59" w:rsidP="00BA1BDC">
      <w:pPr>
        <w:pStyle w:val="ListParagraph"/>
        <w:spacing w:line="360" w:lineRule="auto"/>
        <w:jc w:val="both"/>
        <w:rPr>
          <w:rFonts w:ascii="Times New Roman" w:hAnsi="Times New Roman" w:cs="Times New Roman"/>
          <w:sz w:val="24"/>
          <w:szCs w:val="24"/>
        </w:rPr>
      </w:pPr>
      <w:r w:rsidRPr="00652C59">
        <w:rPr>
          <w:rFonts w:ascii="Times New Roman" w:hAnsi="Times New Roman" w:cs="Times New Roman"/>
          <w:sz w:val="24"/>
          <w:szCs w:val="24"/>
        </w:rPr>
        <w:t xml:space="preserve">Selon nous, ce travail va nous aider à mettre en place toutes nos connaissances apprisses dans notre quatrième  année de notre parcours académique en se basant sur les notions scientifiques, et acquérir des nouvelles idées en fournissant un système  essentielle au sein de l’institution. </w:t>
      </w:r>
    </w:p>
    <w:p w14:paraId="0182B359" w14:textId="77777777" w:rsidR="00370A36" w:rsidRDefault="00652C59" w:rsidP="00370A36">
      <w:pPr>
        <w:pStyle w:val="Heading4"/>
        <w:spacing w:after="240"/>
        <w:ind w:left="720"/>
        <w:rPr>
          <w:rFonts w:ascii="Times New Roman" w:hAnsi="Times New Roman" w:cs="Times New Roman"/>
          <w:b/>
          <w:color w:val="auto"/>
          <w:sz w:val="24"/>
          <w:szCs w:val="24"/>
        </w:rPr>
      </w:pPr>
      <w:r w:rsidRPr="003E0855">
        <w:rPr>
          <w:rFonts w:ascii="Times New Roman" w:hAnsi="Times New Roman" w:cs="Times New Roman"/>
          <w:b/>
          <w:color w:val="auto"/>
          <w:sz w:val="24"/>
          <w:szCs w:val="24"/>
        </w:rPr>
        <w:lastRenderedPageBreak/>
        <w:t xml:space="preserve">3.2.2. Intérêt social </w:t>
      </w:r>
    </w:p>
    <w:p w14:paraId="0E2707D2" w14:textId="77777777" w:rsidR="00C86C88" w:rsidRPr="00C86C88" w:rsidRDefault="00C86C88" w:rsidP="00520079">
      <w:pPr>
        <w:pStyle w:val="Heading4"/>
        <w:spacing w:after="240"/>
        <w:ind w:left="720"/>
        <w:jc w:val="both"/>
        <w:rPr>
          <w:rFonts w:ascii="Times New Roman" w:hAnsi="Times New Roman" w:cs="Times New Roman"/>
          <w:b/>
          <w:color w:val="auto"/>
          <w:sz w:val="24"/>
          <w:szCs w:val="24"/>
        </w:rPr>
      </w:pPr>
      <w:r w:rsidRPr="00C86C88">
        <w:rPr>
          <w:rFonts w:ascii="Times New Roman" w:hAnsi="Times New Roman" w:cs="Times New Roman"/>
          <w:i w:val="0"/>
          <w:color w:val="000000"/>
          <w:sz w:val="24"/>
          <w:szCs w:val="24"/>
        </w:rPr>
        <w:t>Il offre à la province un outil moderne pour lutter contre l'évasion fiscale liée aux taxes de circulation et aux vignettes, en automatisant le contrôle au niveau des postes de péage et des carrefours stratégiques</w:t>
      </w:r>
    </w:p>
    <w:p w14:paraId="0A63B665" w14:textId="77777777" w:rsidR="00652C59" w:rsidRPr="003E0855" w:rsidRDefault="00652C59" w:rsidP="00652C59">
      <w:pPr>
        <w:pStyle w:val="Heading4"/>
        <w:spacing w:after="240"/>
        <w:ind w:left="720"/>
        <w:rPr>
          <w:rFonts w:ascii="Times New Roman" w:hAnsi="Times New Roman" w:cs="Times New Roman"/>
          <w:b/>
          <w:color w:val="auto"/>
          <w:sz w:val="24"/>
          <w:szCs w:val="24"/>
        </w:rPr>
      </w:pPr>
      <w:r w:rsidRPr="003E0855">
        <w:rPr>
          <w:rFonts w:ascii="Times New Roman" w:hAnsi="Times New Roman" w:cs="Times New Roman"/>
          <w:b/>
          <w:color w:val="auto"/>
          <w:sz w:val="24"/>
          <w:szCs w:val="24"/>
        </w:rPr>
        <w:t>3.2.3. Intérêt scientifique</w:t>
      </w:r>
    </w:p>
    <w:p w14:paraId="2E58FB06" w14:textId="77777777" w:rsidR="00652C59" w:rsidRDefault="00652C59" w:rsidP="00520079">
      <w:pPr>
        <w:pStyle w:val="ListParagraph"/>
        <w:jc w:val="both"/>
        <w:rPr>
          <w:rFonts w:ascii="Times New Roman" w:hAnsi="Times New Roman" w:cs="Times New Roman"/>
          <w:sz w:val="24"/>
          <w:szCs w:val="24"/>
        </w:rPr>
      </w:pPr>
      <w:r w:rsidRPr="00652C59">
        <w:rPr>
          <w:rFonts w:ascii="Times New Roman" w:hAnsi="Times New Roman" w:cs="Times New Roman"/>
          <w:sz w:val="24"/>
          <w:szCs w:val="24"/>
        </w:rPr>
        <w:t xml:space="preserve"> Notre travail pourra aider les chercheurs comme outil de référence aux promotions qui viendront après nous, notamment les stagiaires et d’autres chercheurs qui aurons à faire la recherche qui a trait à ce sujet</w:t>
      </w:r>
    </w:p>
    <w:p w14:paraId="26A2EB76" w14:textId="77777777" w:rsidR="00370A36" w:rsidRDefault="00370A36" w:rsidP="00652C59">
      <w:pPr>
        <w:pStyle w:val="ListParagraph"/>
        <w:rPr>
          <w:rFonts w:ascii="Times New Roman" w:hAnsi="Times New Roman" w:cs="Times New Roman"/>
          <w:b/>
          <w:i/>
          <w:color w:val="000000"/>
          <w:sz w:val="24"/>
          <w:szCs w:val="24"/>
        </w:rPr>
      </w:pPr>
      <w:r>
        <w:rPr>
          <w:rFonts w:ascii="Times New Roman" w:hAnsi="Times New Roman" w:cs="Times New Roman"/>
          <w:b/>
          <w:i/>
          <w:color w:val="000000"/>
          <w:sz w:val="24"/>
          <w:szCs w:val="24"/>
        </w:rPr>
        <w:t xml:space="preserve">3.2.4. </w:t>
      </w:r>
      <w:r w:rsidRPr="00370A36">
        <w:rPr>
          <w:rFonts w:ascii="Times New Roman" w:hAnsi="Times New Roman" w:cs="Times New Roman"/>
          <w:b/>
          <w:i/>
          <w:color w:val="000000"/>
          <w:sz w:val="24"/>
          <w:szCs w:val="24"/>
        </w:rPr>
        <w:t xml:space="preserve">Sur le plan sécuritaire </w:t>
      </w:r>
    </w:p>
    <w:p w14:paraId="532FDAA1" w14:textId="77777777" w:rsidR="00370A36" w:rsidRPr="00370A36" w:rsidRDefault="00370A36" w:rsidP="00652C59">
      <w:pPr>
        <w:pStyle w:val="ListParagraph"/>
        <w:rPr>
          <w:rFonts w:ascii="Times New Roman" w:hAnsi="Times New Roman" w:cs="Times New Roman"/>
          <w:b/>
          <w:i/>
          <w:color w:val="000000"/>
          <w:sz w:val="24"/>
          <w:szCs w:val="24"/>
        </w:rPr>
      </w:pPr>
    </w:p>
    <w:p w14:paraId="6DE342FE" w14:textId="77777777" w:rsidR="00370A36" w:rsidRPr="00370A36" w:rsidRDefault="00370A36" w:rsidP="00520079">
      <w:pPr>
        <w:pStyle w:val="ListParagraph"/>
        <w:spacing w:line="360" w:lineRule="auto"/>
        <w:jc w:val="both"/>
        <w:rPr>
          <w:rFonts w:ascii="Times New Roman" w:hAnsi="Times New Roman" w:cs="Times New Roman"/>
          <w:sz w:val="24"/>
          <w:szCs w:val="24"/>
        </w:rPr>
      </w:pPr>
      <w:r w:rsidRPr="00370A36">
        <w:rPr>
          <w:rFonts w:ascii="Times New Roman" w:hAnsi="Times New Roman" w:cs="Times New Roman"/>
          <w:color w:val="000000"/>
          <w:sz w:val="24"/>
          <w:szCs w:val="24"/>
        </w:rPr>
        <w:t>Il permet de détecter instantanément les véhicules signalés volés ou impliqués dans des délits.</w:t>
      </w:r>
    </w:p>
    <w:p w14:paraId="428DED07" w14:textId="77777777" w:rsidR="00870D2A" w:rsidRPr="00370A36" w:rsidRDefault="00870D2A" w:rsidP="00370A36">
      <w:pPr>
        <w:pStyle w:val="ListParagraph"/>
        <w:spacing w:line="360" w:lineRule="auto"/>
        <w:rPr>
          <w:rFonts w:ascii="Times New Roman" w:hAnsi="Times New Roman" w:cs="Times New Roman"/>
          <w:sz w:val="24"/>
          <w:szCs w:val="24"/>
        </w:rPr>
      </w:pPr>
    </w:p>
    <w:p w14:paraId="59CB0EF7" w14:textId="77777777" w:rsidR="00870D2A" w:rsidRDefault="00A75B94" w:rsidP="00A75B94">
      <w:pPr>
        <w:pStyle w:val="Heading2"/>
        <w:numPr>
          <w:ilvl w:val="1"/>
          <w:numId w:val="3"/>
        </w:numPr>
        <w:rPr>
          <w:rFonts w:ascii="Times New Roman" w:hAnsi="Times New Roman" w:cs="Times New Roman"/>
          <w:b/>
          <w:i/>
          <w:color w:val="auto"/>
          <w:sz w:val="28"/>
          <w:szCs w:val="28"/>
        </w:rPr>
      </w:pPr>
      <w:r w:rsidRPr="00A75B94">
        <w:rPr>
          <w:rFonts w:ascii="Times New Roman" w:hAnsi="Times New Roman" w:cs="Times New Roman"/>
          <w:b/>
          <w:i/>
          <w:color w:val="auto"/>
          <w:sz w:val="28"/>
          <w:szCs w:val="28"/>
        </w:rPr>
        <w:t>PORTEE ET LIMITE</w:t>
      </w:r>
    </w:p>
    <w:p w14:paraId="5E0A095F" w14:textId="77777777" w:rsidR="00A75B94" w:rsidRPr="00C86C88" w:rsidRDefault="00A75B94" w:rsidP="00C86C88">
      <w:pPr>
        <w:spacing w:line="360" w:lineRule="auto"/>
        <w:rPr>
          <w:rFonts w:ascii="Times New Roman" w:hAnsi="Times New Roman" w:cs="Times New Roman"/>
          <w:sz w:val="24"/>
          <w:szCs w:val="24"/>
        </w:rPr>
      </w:pPr>
    </w:p>
    <w:p w14:paraId="42167414" w14:textId="77777777" w:rsidR="00C86C88" w:rsidRDefault="00C86C88" w:rsidP="00B36D56">
      <w:pPr>
        <w:spacing w:line="360" w:lineRule="auto"/>
        <w:jc w:val="both"/>
        <w:rPr>
          <w:rFonts w:ascii="Times New Roman" w:hAnsi="Times New Roman" w:cs="Times New Roman"/>
          <w:color w:val="000000"/>
          <w:sz w:val="24"/>
          <w:szCs w:val="24"/>
        </w:rPr>
      </w:pPr>
      <w:r w:rsidRPr="00C86C88">
        <w:rPr>
          <w:rFonts w:ascii="Times New Roman" w:hAnsi="Times New Roman" w:cs="Times New Roman"/>
          <w:b/>
          <w:color w:val="000000"/>
          <w:sz w:val="24"/>
          <w:szCs w:val="24"/>
        </w:rPr>
        <w:t>Portée</w:t>
      </w:r>
      <w:r w:rsidRPr="00C86C88">
        <w:rPr>
          <w:rFonts w:ascii="Times New Roman" w:hAnsi="Times New Roman" w:cs="Times New Roman"/>
          <w:color w:val="000000"/>
          <w:sz w:val="24"/>
          <w:szCs w:val="24"/>
        </w:rPr>
        <w:t xml:space="preserve"> : L'étude se concentre sur les plaques d'immatriculation standardisées de la République Démocratique du Congo circulant dans le périmètre urbain de Kolwezi. </w:t>
      </w:r>
      <w:r w:rsidRPr="00C86C88">
        <w:rPr>
          <w:rFonts w:ascii="Times New Roman" w:hAnsi="Times New Roman" w:cs="Times New Roman"/>
          <w:color w:val="000000"/>
          <w:sz w:val="24"/>
          <w:szCs w:val="24"/>
        </w:rPr>
        <w:br/>
      </w:r>
      <w:r w:rsidRPr="00C86C88">
        <w:rPr>
          <w:rFonts w:ascii="Times New Roman" w:hAnsi="Times New Roman" w:cs="Times New Roman"/>
          <w:b/>
          <w:color w:val="000000"/>
          <w:sz w:val="24"/>
          <w:szCs w:val="24"/>
        </w:rPr>
        <w:t>Limites</w:t>
      </w:r>
      <w:r w:rsidRPr="00C86C88">
        <w:rPr>
          <w:rFonts w:ascii="Times New Roman" w:hAnsi="Times New Roman" w:cs="Times New Roman"/>
          <w:color w:val="000000"/>
          <w:sz w:val="24"/>
          <w:szCs w:val="24"/>
        </w:rPr>
        <w:t xml:space="preserve"> : Le système dépend de la qualité des caméras utilisées et d'une source d'énergie stable pour le serveur de traitement. La reconnaissance nocturne ne sera traitée que sous réserve de disposer de caméras à vision infrarouge. </w:t>
      </w:r>
    </w:p>
    <w:p w14:paraId="726FF2B0" w14:textId="77777777" w:rsidR="00C86C88" w:rsidRPr="00C86C88" w:rsidRDefault="00C86C88" w:rsidP="00C86C88">
      <w:pPr>
        <w:pStyle w:val="ListParagraph"/>
        <w:numPr>
          <w:ilvl w:val="1"/>
          <w:numId w:val="3"/>
        </w:numPr>
        <w:spacing w:line="360" w:lineRule="auto"/>
        <w:rPr>
          <w:rFonts w:ascii="Times New Roman" w:hAnsi="Times New Roman" w:cs="Times New Roman"/>
          <w:sz w:val="24"/>
          <w:szCs w:val="24"/>
        </w:rPr>
      </w:pPr>
      <w:r w:rsidRPr="00C86C88">
        <w:rPr>
          <w:rStyle w:val="Heading2Char"/>
          <w:rFonts w:ascii="Times New Roman" w:hAnsi="Times New Roman" w:cs="Times New Roman"/>
          <w:b/>
          <w:i/>
          <w:color w:val="auto"/>
          <w:sz w:val="28"/>
          <w:szCs w:val="28"/>
        </w:rPr>
        <w:t>STRUCTURE DU TRAVAIL</w:t>
      </w:r>
    </w:p>
    <w:p w14:paraId="4BBE3875" w14:textId="77777777" w:rsidR="004F079C" w:rsidRPr="00C86C88" w:rsidRDefault="00C86C88" w:rsidP="00BA1BDC">
      <w:pPr>
        <w:spacing w:line="360" w:lineRule="auto"/>
        <w:rPr>
          <w:rFonts w:ascii="Times New Roman" w:hAnsi="Times New Roman" w:cs="Times New Roman"/>
          <w:sz w:val="24"/>
          <w:szCs w:val="24"/>
        </w:rPr>
      </w:pPr>
      <w:r w:rsidRPr="00C86C88">
        <w:rPr>
          <w:rFonts w:ascii="Times New Roman" w:hAnsi="Times New Roman" w:cs="Times New Roman"/>
          <w:color w:val="000000"/>
          <w:sz w:val="24"/>
          <w:szCs w:val="24"/>
        </w:rPr>
        <w:t>Hormis l'introduction et la conclusion, notre travail est subdivisé en cinq chapitres conformément aux normes académiques: </w:t>
      </w:r>
      <w:r w:rsidRPr="00C86C88">
        <w:rPr>
          <w:rFonts w:ascii="Times New Roman" w:hAnsi="Times New Roman" w:cs="Times New Roman"/>
          <w:color w:val="000000"/>
          <w:sz w:val="24"/>
          <w:szCs w:val="24"/>
        </w:rPr>
        <w:br/>
        <w:t>Chapitre 1 : Revue de la littérature, traitant de l'état de l'art sur l'ANPR.</w:t>
      </w:r>
      <w:r w:rsidRPr="00C86C88">
        <w:rPr>
          <w:rFonts w:ascii="Times New Roman" w:hAnsi="Times New Roman" w:cs="Times New Roman"/>
          <w:color w:val="000000"/>
          <w:sz w:val="24"/>
          <w:szCs w:val="24"/>
        </w:rPr>
        <w:br/>
        <w:t>Chapitre 2 : Métho</w:t>
      </w:r>
      <w:r w:rsidR="001F448C">
        <w:rPr>
          <w:rFonts w:ascii="Times New Roman" w:hAnsi="Times New Roman" w:cs="Times New Roman"/>
          <w:color w:val="000000"/>
          <w:sz w:val="24"/>
          <w:szCs w:val="24"/>
        </w:rPr>
        <w:t xml:space="preserve">dologie, décrivant la méthode UP </w:t>
      </w:r>
      <w:r w:rsidRPr="00C86C88">
        <w:rPr>
          <w:rFonts w:ascii="Times New Roman" w:hAnsi="Times New Roman" w:cs="Times New Roman"/>
          <w:color w:val="000000"/>
          <w:sz w:val="24"/>
          <w:szCs w:val="24"/>
        </w:rPr>
        <w:br/>
        <w:t>Chapitre 3 : Conception du système, présentant la modélisation UML et l'architecture MVC.</w:t>
      </w:r>
      <w:r w:rsidRPr="00C86C88">
        <w:rPr>
          <w:rFonts w:ascii="Times New Roman" w:hAnsi="Times New Roman" w:cs="Times New Roman"/>
          <w:color w:val="000000"/>
          <w:sz w:val="24"/>
          <w:szCs w:val="24"/>
        </w:rPr>
        <w:br/>
        <w:t>Chapitre 4 : Implémentation de la solution, détaillant le code Python et les outils utilisés.</w:t>
      </w:r>
      <w:r w:rsidRPr="00C86C88">
        <w:rPr>
          <w:rFonts w:ascii="Times New Roman" w:hAnsi="Times New Roman" w:cs="Times New Roman"/>
          <w:color w:val="000000"/>
          <w:sz w:val="24"/>
          <w:szCs w:val="24"/>
        </w:rPr>
        <w:br/>
        <w:t>Chapitre 5 : Résultats et Évaluations, présentant les tests de performance et l'interface finale.</w:t>
      </w:r>
    </w:p>
    <w:sectPr w:rsidR="004F079C" w:rsidRPr="00C86C8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wamba Kasongo, Dahouda (Katanga - CD)" w:date="2026-03-10T12:10:00Z" w:initials="DM">
    <w:p w14:paraId="04E1AED6" w14:textId="77777777" w:rsidR="00A86D1E" w:rsidRDefault="00A86D1E" w:rsidP="00A86D1E">
      <w:pPr>
        <w:pStyle w:val="CommentText"/>
      </w:pPr>
      <w:r>
        <w:rPr>
          <w:rStyle w:val="CommentReference"/>
        </w:rPr>
        <w:annotationRef/>
      </w:r>
      <w:r>
        <w:t>Il faut ecrire ca en tpute lettre</w:t>
      </w:r>
    </w:p>
  </w:comment>
  <w:comment w:id="6" w:author="Mwamba Kasongo, Dahouda (Katanga - CD)" w:date="2026-03-10T12:14:00Z" w:initials="DM">
    <w:p w14:paraId="0053A7A1" w14:textId="77777777" w:rsidR="00A86D1E" w:rsidRDefault="00A86D1E" w:rsidP="00A86D1E">
      <w:pPr>
        <w:pStyle w:val="CommentText"/>
      </w:pPr>
      <w:r>
        <w:rPr>
          <w:rStyle w:val="CommentReference"/>
        </w:rPr>
        <w:annotationRef/>
      </w:r>
      <w:r>
        <w:t>Ca vient d’ou ???</w:t>
      </w:r>
    </w:p>
  </w:comment>
  <w:comment w:id="14" w:author="Mwamba Kasongo, Dahouda (Katanga - CD)" w:date="2026-03-10T12:15:00Z" w:initials="DM">
    <w:p w14:paraId="1D448C08" w14:textId="77777777" w:rsidR="00A86D1E" w:rsidRDefault="00A86D1E" w:rsidP="00A86D1E">
      <w:pPr>
        <w:pStyle w:val="CommentText"/>
      </w:pPr>
      <w:r>
        <w:rPr>
          <w:rStyle w:val="CommentReference"/>
        </w:rPr>
        <w:annotationRef/>
      </w:r>
      <w:r>
        <w:t>A enlever</w:t>
      </w:r>
    </w:p>
  </w:comment>
  <w:comment w:id="18" w:author="Mwamba Kasongo, Dahouda (Katanga - CD)" w:date="2026-03-10T13:20:00Z" w:initials="DM">
    <w:p w14:paraId="530C3B26" w14:textId="77777777" w:rsidR="00A60FC6" w:rsidRDefault="00A60FC6" w:rsidP="00A60FC6">
      <w:pPr>
        <w:pStyle w:val="CommentText"/>
      </w:pPr>
      <w:r>
        <w:rPr>
          <w:rStyle w:val="CommentReference"/>
        </w:rPr>
        <w:annotationRef/>
      </w:r>
      <w:r>
        <w:t>Pour reconnaitre les caracteres il faut utilise OCR</w:t>
      </w:r>
    </w:p>
  </w:comment>
  <w:comment w:id="23" w:author="Mwamba Kasongo, Dahouda (Katanga - CD)" w:date="2026-03-10T13:21:00Z" w:initials="DM">
    <w:p w14:paraId="32D6C5AF" w14:textId="77777777" w:rsidR="00A60FC6" w:rsidRDefault="00A60FC6" w:rsidP="00A60FC6">
      <w:pPr>
        <w:pStyle w:val="CommentText"/>
      </w:pPr>
      <w:r>
        <w:rPr>
          <w:rStyle w:val="CommentReference"/>
        </w:rPr>
        <w:annotationRef/>
      </w:r>
      <w:r>
        <w:t>Il faut ajouter les details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E1AED6" w15:done="0"/>
  <w15:commentEx w15:paraId="0053A7A1" w15:done="0"/>
  <w15:commentEx w15:paraId="1D448C08" w15:done="0"/>
  <w15:commentEx w15:paraId="530C3B26" w15:done="0"/>
  <w15:commentEx w15:paraId="32D6C5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3471AD" w16cex:dateUtc="2026-03-10T10:10:00Z"/>
  <w16cex:commentExtensible w16cex:durableId="47964CF4" w16cex:dateUtc="2026-03-10T10:14:00Z"/>
  <w16cex:commentExtensible w16cex:durableId="2606A436" w16cex:dateUtc="2026-03-10T10:15:00Z"/>
  <w16cex:commentExtensible w16cex:durableId="57DD48B7" w16cex:dateUtc="2026-03-10T11:20:00Z"/>
  <w16cex:commentExtensible w16cex:durableId="25434791" w16cex:dateUtc="2026-03-10T1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E1AED6" w16cid:durableId="1E3471AD"/>
  <w16cid:commentId w16cid:paraId="0053A7A1" w16cid:durableId="47964CF4"/>
  <w16cid:commentId w16cid:paraId="1D448C08" w16cid:durableId="2606A436"/>
  <w16cid:commentId w16cid:paraId="530C3B26" w16cid:durableId="57DD48B7"/>
  <w16cid:commentId w16cid:paraId="32D6C5AF" w16cid:durableId="2543479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C6796"/>
    <w:multiLevelType w:val="hybridMultilevel"/>
    <w:tmpl w:val="62F4AF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7246A2A"/>
    <w:multiLevelType w:val="hybridMultilevel"/>
    <w:tmpl w:val="17CC68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F91B0C"/>
    <w:multiLevelType w:val="hybridMultilevel"/>
    <w:tmpl w:val="C002C592"/>
    <w:lvl w:ilvl="0" w:tplc="040C0001">
      <w:start w:val="1"/>
      <w:numFmt w:val="bullet"/>
      <w:lvlText w:val=""/>
      <w:lvlJc w:val="left"/>
      <w:pPr>
        <w:ind w:left="2138" w:hanging="360"/>
      </w:pPr>
      <w:rPr>
        <w:rFonts w:ascii="Symbol" w:hAnsi="Symbol" w:hint="default"/>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3" w15:restartNumberingAfterBreak="0">
    <w:nsid w:val="375F022E"/>
    <w:multiLevelType w:val="multilevel"/>
    <w:tmpl w:val="DF68403C"/>
    <w:lvl w:ilvl="0">
      <w:numFmt w:val="decimal"/>
      <w:lvlText w:val="%1."/>
      <w:lvlJc w:val="left"/>
      <w:pPr>
        <w:ind w:left="720" w:hanging="360"/>
      </w:pPr>
      <w:rPr>
        <w:rFonts w:hint="default"/>
      </w:rPr>
    </w:lvl>
    <w:lvl w:ilvl="1">
      <w:start w:val="1"/>
      <w:numFmt w:val="decimal"/>
      <w:isLgl/>
      <w:lvlText w:val="%1.%2."/>
      <w:lvlJc w:val="left"/>
      <w:pPr>
        <w:ind w:left="1440" w:hanging="720"/>
      </w:pPr>
      <w:rPr>
        <w:rFonts w:hint="default"/>
        <w:b/>
        <w:i/>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7EC2772"/>
    <w:multiLevelType w:val="hybridMultilevel"/>
    <w:tmpl w:val="E52ECB1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6CBB7E15"/>
    <w:multiLevelType w:val="hybridMultilevel"/>
    <w:tmpl w:val="78ACDE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38345592">
    <w:abstractNumId w:val="5"/>
  </w:num>
  <w:num w:numId="2" w16cid:durableId="948774340">
    <w:abstractNumId w:val="1"/>
  </w:num>
  <w:num w:numId="3" w16cid:durableId="1132480967">
    <w:abstractNumId w:val="3"/>
  </w:num>
  <w:num w:numId="4" w16cid:durableId="1239630244">
    <w:abstractNumId w:val="4"/>
  </w:num>
  <w:num w:numId="5" w16cid:durableId="1525631778">
    <w:abstractNumId w:val="2"/>
  </w:num>
  <w:num w:numId="6" w16cid:durableId="6511798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wamba Kasongo, Dahouda (Katanga - CD)">
    <w15:presenceInfo w15:providerId="AD" w15:userId="S::Dahouda.Mwamba@kamotocopper.com::e4268f9b-c638-4d63-9d6c-3dbff631d9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E02"/>
    <w:rsid w:val="00023731"/>
    <w:rsid w:val="000905CB"/>
    <w:rsid w:val="0017085B"/>
    <w:rsid w:val="001F448C"/>
    <w:rsid w:val="00304FF9"/>
    <w:rsid w:val="00322C7B"/>
    <w:rsid w:val="00370A36"/>
    <w:rsid w:val="004E702B"/>
    <w:rsid w:val="004F079C"/>
    <w:rsid w:val="00520079"/>
    <w:rsid w:val="005F7531"/>
    <w:rsid w:val="00652C59"/>
    <w:rsid w:val="0079741C"/>
    <w:rsid w:val="0082173C"/>
    <w:rsid w:val="00870D2A"/>
    <w:rsid w:val="0096559C"/>
    <w:rsid w:val="009F78CB"/>
    <w:rsid w:val="00A60FC6"/>
    <w:rsid w:val="00A75B94"/>
    <w:rsid w:val="00A86D1E"/>
    <w:rsid w:val="00B36D56"/>
    <w:rsid w:val="00BA1BDC"/>
    <w:rsid w:val="00C86C88"/>
    <w:rsid w:val="00CA27C4"/>
    <w:rsid w:val="00E31562"/>
    <w:rsid w:val="00F40DB2"/>
    <w:rsid w:val="00F8080A"/>
    <w:rsid w:val="00F85E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91736"/>
  <w15:chartTrackingRefBased/>
  <w15:docId w15:val="{94C57C8E-6984-46CE-86D6-C08A82C4C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E02"/>
  </w:style>
  <w:style w:type="paragraph" w:styleId="Heading1">
    <w:name w:val="heading 1"/>
    <w:basedOn w:val="Normal"/>
    <w:next w:val="Normal"/>
    <w:link w:val="Heading1Char"/>
    <w:uiPriority w:val="9"/>
    <w:qFormat/>
    <w:rsid w:val="00F85E02"/>
    <w:pPr>
      <w:keepNext/>
      <w:keepLines/>
      <w:spacing w:before="240" w:after="0"/>
      <w:jc w:val="center"/>
      <w:outlineLvl w:val="0"/>
    </w:pPr>
    <w:rPr>
      <w:rFonts w:ascii="Times New Roman" w:eastAsiaTheme="majorEastAsia" w:hAnsi="Times New Roman" w:cs="Times New Roman"/>
      <w:b/>
      <w:i/>
      <w:sz w:val="36"/>
      <w:szCs w:val="36"/>
    </w:rPr>
  </w:style>
  <w:style w:type="paragraph" w:styleId="Heading2">
    <w:name w:val="heading 2"/>
    <w:basedOn w:val="Normal"/>
    <w:next w:val="Normal"/>
    <w:link w:val="Heading2Char"/>
    <w:uiPriority w:val="9"/>
    <w:unhideWhenUsed/>
    <w:qFormat/>
    <w:rsid w:val="00F85E0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85E0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85E0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E02"/>
    <w:rPr>
      <w:rFonts w:ascii="Times New Roman" w:eastAsiaTheme="majorEastAsia" w:hAnsi="Times New Roman" w:cs="Times New Roman"/>
      <w:b/>
      <w:i/>
      <w:sz w:val="36"/>
      <w:szCs w:val="36"/>
    </w:rPr>
  </w:style>
  <w:style w:type="character" w:customStyle="1" w:styleId="Heading2Char">
    <w:name w:val="Heading 2 Char"/>
    <w:basedOn w:val="DefaultParagraphFont"/>
    <w:link w:val="Heading2"/>
    <w:uiPriority w:val="9"/>
    <w:rsid w:val="00F85E0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85E0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85E02"/>
    <w:rPr>
      <w:rFonts w:asciiTheme="majorHAnsi" w:eastAsiaTheme="majorEastAsia" w:hAnsiTheme="majorHAnsi" w:cstheme="majorBidi"/>
      <w:i/>
      <w:iCs/>
      <w:color w:val="2E74B5" w:themeColor="accent1" w:themeShade="BF"/>
    </w:rPr>
  </w:style>
  <w:style w:type="paragraph" w:styleId="ListParagraph">
    <w:name w:val="List Paragraph"/>
    <w:basedOn w:val="Normal"/>
    <w:link w:val="ListParagraphChar"/>
    <w:uiPriority w:val="34"/>
    <w:qFormat/>
    <w:rsid w:val="00F85E02"/>
    <w:pPr>
      <w:ind w:left="720"/>
      <w:contextualSpacing/>
    </w:pPr>
  </w:style>
  <w:style w:type="character" w:customStyle="1" w:styleId="ListParagraphChar">
    <w:name w:val="List Paragraph Char"/>
    <w:basedOn w:val="DefaultParagraphFont"/>
    <w:link w:val="ListParagraph"/>
    <w:uiPriority w:val="34"/>
    <w:locked/>
    <w:rsid w:val="00F85E02"/>
  </w:style>
  <w:style w:type="character" w:styleId="CommentReference">
    <w:name w:val="annotation reference"/>
    <w:basedOn w:val="DefaultParagraphFont"/>
    <w:uiPriority w:val="99"/>
    <w:semiHidden/>
    <w:unhideWhenUsed/>
    <w:rsid w:val="00A86D1E"/>
    <w:rPr>
      <w:sz w:val="16"/>
      <w:szCs w:val="16"/>
    </w:rPr>
  </w:style>
  <w:style w:type="paragraph" w:styleId="CommentText">
    <w:name w:val="annotation text"/>
    <w:basedOn w:val="Normal"/>
    <w:link w:val="CommentTextChar"/>
    <w:uiPriority w:val="99"/>
    <w:unhideWhenUsed/>
    <w:rsid w:val="00A86D1E"/>
    <w:pPr>
      <w:spacing w:line="240" w:lineRule="auto"/>
    </w:pPr>
    <w:rPr>
      <w:sz w:val="20"/>
      <w:szCs w:val="20"/>
    </w:rPr>
  </w:style>
  <w:style w:type="character" w:customStyle="1" w:styleId="CommentTextChar">
    <w:name w:val="Comment Text Char"/>
    <w:basedOn w:val="DefaultParagraphFont"/>
    <w:link w:val="CommentText"/>
    <w:uiPriority w:val="99"/>
    <w:rsid w:val="00A86D1E"/>
    <w:rPr>
      <w:sz w:val="20"/>
      <w:szCs w:val="20"/>
    </w:rPr>
  </w:style>
  <w:style w:type="paragraph" w:styleId="CommentSubject">
    <w:name w:val="annotation subject"/>
    <w:basedOn w:val="CommentText"/>
    <w:next w:val="CommentText"/>
    <w:link w:val="CommentSubjectChar"/>
    <w:uiPriority w:val="99"/>
    <w:semiHidden/>
    <w:unhideWhenUsed/>
    <w:rsid w:val="00A86D1E"/>
    <w:rPr>
      <w:b/>
      <w:bCs/>
    </w:rPr>
  </w:style>
  <w:style w:type="character" w:customStyle="1" w:styleId="CommentSubjectChar">
    <w:name w:val="Comment Subject Char"/>
    <w:basedOn w:val="CommentTextChar"/>
    <w:link w:val="CommentSubject"/>
    <w:uiPriority w:val="99"/>
    <w:semiHidden/>
    <w:rsid w:val="00A86D1E"/>
    <w:rPr>
      <w:b/>
      <w:bCs/>
      <w:sz w:val="20"/>
      <w:szCs w:val="20"/>
    </w:rPr>
  </w:style>
  <w:style w:type="paragraph" w:styleId="Revision">
    <w:name w:val="Revision"/>
    <w:hidden/>
    <w:uiPriority w:val="99"/>
    <w:semiHidden/>
    <w:rsid w:val="00A86D1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966</Words>
  <Characters>5512</Characters>
  <Application>Microsoft Office Word</Application>
  <DocSecurity>0</DocSecurity>
  <Lines>45</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Jenovic Muvuma</dc:creator>
  <cp:keywords/>
  <dc:description/>
  <cp:lastModifiedBy>Mwamba Kasongo, Dahouda (Katanga - CD)</cp:lastModifiedBy>
  <cp:revision>2</cp:revision>
  <dcterms:created xsi:type="dcterms:W3CDTF">2026-03-10T11:22:00Z</dcterms:created>
  <dcterms:modified xsi:type="dcterms:W3CDTF">2026-03-10T11:22:00Z</dcterms:modified>
</cp:coreProperties>
</file>