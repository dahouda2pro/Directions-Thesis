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0DF5B3" w14:textId="77777777" w:rsidR="0058073C" w:rsidRDefault="0058073C" w:rsidP="0058073C">
      <w:pPr>
        <w:pStyle w:val="Heading1"/>
      </w:pPr>
      <w:r>
        <w:t xml:space="preserve">INTRODUCTION GENERALE </w:t>
      </w:r>
    </w:p>
    <w:p w14:paraId="7E97B2E2" w14:textId="77777777" w:rsidR="00EF106C" w:rsidRDefault="00A90F54" w:rsidP="00EF106C">
      <w:pPr>
        <w:spacing w:line="360" w:lineRule="auto"/>
      </w:pPr>
      <w:r>
        <w:tab/>
      </w:r>
      <w:r w:rsidR="0058073C">
        <w:t xml:space="preserve"> </w:t>
      </w:r>
      <w:r w:rsidR="00EF106C">
        <w:t xml:space="preserve">La </w:t>
      </w:r>
      <w:r w:rsidR="0082489B">
        <w:t>République Démocratique du Congo</w:t>
      </w:r>
      <w:r w:rsidR="00EF106C">
        <w:t xml:space="preserve">, pays en voie de développement, désigne une amélioration des conditions, sanitaire, alimentaire, urbaines (ville </w:t>
      </w:r>
      <w:commentRangeStart w:id="0"/>
      <w:r w:rsidR="00EF106C">
        <w:t>moderne</w:t>
      </w:r>
      <w:commentRangeEnd w:id="0"/>
      <w:r w:rsidR="00E57D44">
        <w:rPr>
          <w:rStyle w:val="CommentReference"/>
        </w:rPr>
        <w:commentReference w:id="0"/>
      </w:r>
      <w:r w:rsidR="00EF106C" w:rsidRPr="00E57D44">
        <w:rPr>
          <w:highlight w:val="red"/>
        </w:rPr>
        <w:t>) … ;</w:t>
      </w:r>
      <w:r w:rsidR="00EF106C">
        <w:t xml:space="preserve"> la convoitise de la planète est presque dirigée vers ce pays grâce à l’une de ses provinces appelées CAPITALE MONDIALE DU COBALT, qui est l’un des éléments majeurs pour la technologie en place, conduisant à une croissance fulgurante du trafic routier pour sa capitale économique (KOLWEZI). </w:t>
      </w:r>
      <w:r w:rsidR="00EF106C" w:rsidRPr="00AF0F8D">
        <w:t>Chaque jour, des centaines de camions, de voitures et de motos traversent le poste de péage</w:t>
      </w:r>
      <w:r w:rsidR="00EF106C">
        <w:t xml:space="preserve">, qui est un poste </w:t>
      </w:r>
      <w:r w:rsidR="00EF106C" w:rsidRPr="00AF0F8D">
        <w:t xml:space="preserve">essentiel car il permet à l'État de récolter les fonds nécessaires pour entretenir les itinéraires. </w:t>
      </w:r>
    </w:p>
    <w:p w14:paraId="1CB686A8" w14:textId="77777777" w:rsidR="00EF106C" w:rsidRDefault="00EF106C" w:rsidP="00EF106C">
      <w:pPr>
        <w:spacing w:line="360" w:lineRule="auto"/>
      </w:pPr>
      <w:r>
        <w:t>Le développement de la ville souligne</w:t>
      </w:r>
      <w:r w:rsidRPr="00AF0F8D">
        <w:t xml:space="preserve"> </w:t>
      </w:r>
      <w:r>
        <w:t>une</w:t>
      </w:r>
      <w:r w:rsidRPr="00AF0F8D">
        <w:t xml:space="preserve"> rapidité des échanges</w:t>
      </w:r>
      <w:r>
        <w:t>,</w:t>
      </w:r>
      <w:r w:rsidRPr="00AF0F8D">
        <w:t xml:space="preserve"> devenue le moteur de l'économie</w:t>
      </w:r>
      <w:r>
        <w:t> ;</w:t>
      </w:r>
      <w:r w:rsidRPr="00AF0F8D">
        <w:t xml:space="preserve"> </w:t>
      </w:r>
      <w:r>
        <w:t>p</w:t>
      </w:r>
      <w:r w:rsidRPr="00AF0F8D">
        <w:t>our financer et entretenir les routes, le contrôle et la perception des redevances au niveau des péages sont indispensables. Cependant, l'efficacité de cette collecte dépend fortement de la technologie utilisée.</w:t>
      </w:r>
    </w:p>
    <w:p w14:paraId="2158ACEE" w14:textId="77777777" w:rsidR="00EF106C" w:rsidRDefault="00EF106C" w:rsidP="00EF106C">
      <w:pPr>
        <w:spacing w:line="360" w:lineRule="auto"/>
      </w:pPr>
      <w:r w:rsidRPr="00AF0F8D">
        <w:t>Actuellement, la gestion de ces flux de circulation repose sur des méthodes manuelles qui montrent leurs limites</w:t>
      </w:r>
      <w:r>
        <w:t xml:space="preserve"> avec </w:t>
      </w:r>
      <w:r w:rsidRPr="00AF0F8D">
        <w:t xml:space="preserve">l'augmentation </w:t>
      </w:r>
      <w:r>
        <w:t xml:space="preserve">excessive </w:t>
      </w:r>
      <w:r w:rsidRPr="00AF0F8D">
        <w:t>du trafic</w:t>
      </w:r>
      <w:r>
        <w:t> ;</w:t>
      </w:r>
      <w:r w:rsidRPr="00AF0F8D">
        <w:t xml:space="preserve"> ces méthodes entraînent des files d'attente, des risques de fraude et un calvaire pour les usagers</w:t>
      </w:r>
      <w:r>
        <w:t>.</w:t>
      </w:r>
    </w:p>
    <w:p w14:paraId="61EEEE64" w14:textId="77777777" w:rsidR="00EF106C" w:rsidRPr="009321F6" w:rsidRDefault="00EF106C" w:rsidP="00EF106C">
      <w:pPr>
        <w:spacing w:line="360" w:lineRule="auto"/>
      </w:pPr>
      <w:r w:rsidRPr="009321F6">
        <w:t>Cette étude se propose d</w:t>
      </w:r>
      <w:r>
        <w:t>e réaliser un système intelligent de péage pour l’automatisation des collectes des redevances et la fluidification du trafic pour le péage de Kolwezi.</w:t>
      </w:r>
    </w:p>
    <w:p w14:paraId="263C5A8E" w14:textId="77777777" w:rsidR="0058073C" w:rsidRDefault="001210AB" w:rsidP="004F5B3E">
      <w:pPr>
        <w:pStyle w:val="Heading2"/>
        <w:numPr>
          <w:ilvl w:val="0"/>
          <w:numId w:val="12"/>
        </w:numPr>
        <w:rPr>
          <w:b w:val="0"/>
          <w:sz w:val="24"/>
          <w:szCs w:val="24"/>
        </w:rPr>
      </w:pPr>
      <w:r w:rsidRPr="004F5B3E">
        <w:rPr>
          <w:b w:val="0"/>
          <w:sz w:val="24"/>
          <w:szCs w:val="24"/>
        </w:rPr>
        <w:t>OBJECTIF</w:t>
      </w:r>
      <w:r w:rsidR="00E200C9">
        <w:rPr>
          <w:b w:val="0"/>
          <w:sz w:val="24"/>
          <w:szCs w:val="24"/>
        </w:rPr>
        <w:t>S</w:t>
      </w:r>
      <w:r w:rsidRPr="004F5B3E">
        <w:rPr>
          <w:b w:val="0"/>
          <w:sz w:val="24"/>
          <w:szCs w:val="24"/>
        </w:rPr>
        <w:t xml:space="preserve"> DE L’ETUDE</w:t>
      </w:r>
      <w:r w:rsidR="0058073C" w:rsidRPr="004F5B3E">
        <w:rPr>
          <w:b w:val="0"/>
          <w:sz w:val="24"/>
          <w:szCs w:val="24"/>
        </w:rPr>
        <w:t xml:space="preserve"> </w:t>
      </w:r>
    </w:p>
    <w:p w14:paraId="746AC676" w14:textId="77777777" w:rsidR="004F5B3E" w:rsidRDefault="004F5B3E" w:rsidP="004F5B3E">
      <w:pPr>
        <w:spacing w:line="360" w:lineRule="auto"/>
      </w:pPr>
      <w:r w:rsidRPr="00D41A40">
        <w:t xml:space="preserve">L'enjeu central de ce projet réside </w:t>
      </w:r>
      <w:r>
        <w:t>dans la</w:t>
      </w:r>
      <w:r w:rsidRPr="00AF0F8D">
        <w:t xml:space="preserve"> conce</w:t>
      </w:r>
      <w:r>
        <w:t>ption</w:t>
      </w:r>
      <w:r w:rsidRPr="00AF0F8D">
        <w:t xml:space="preserve"> </w:t>
      </w:r>
      <w:r>
        <w:t>d’</w:t>
      </w:r>
      <w:r w:rsidRPr="00AF0F8D">
        <w:t xml:space="preserve">un système </w:t>
      </w:r>
      <w:r>
        <w:t>intelligent</w:t>
      </w:r>
      <w:r w:rsidRPr="00AF0F8D">
        <w:t xml:space="preserve"> </w:t>
      </w:r>
      <w:r>
        <w:t xml:space="preserve">et </w:t>
      </w:r>
      <w:r w:rsidRPr="00AF0F8D">
        <w:t>automatique</w:t>
      </w:r>
      <w:r>
        <w:t xml:space="preserve"> </w:t>
      </w:r>
      <w:r w:rsidRPr="00AF0F8D">
        <w:t xml:space="preserve">pour le péage de Kolwezi </w:t>
      </w:r>
      <w:r>
        <w:t>qui pourront permettre de</w:t>
      </w:r>
      <w:r w:rsidRPr="00AF0F8D">
        <w:t xml:space="preserve"> : </w:t>
      </w:r>
    </w:p>
    <w:p w14:paraId="3F4C84A5" w14:textId="77777777" w:rsidR="004F5B3E" w:rsidRDefault="004F5B3E" w:rsidP="004F5B3E">
      <w:pPr>
        <w:pStyle w:val="ListParagraph"/>
        <w:numPr>
          <w:ilvl w:val="0"/>
          <w:numId w:val="16"/>
        </w:numPr>
        <w:spacing w:line="360" w:lineRule="auto"/>
      </w:pPr>
      <w:r>
        <w:t>c</w:t>
      </w:r>
      <w:r w:rsidRPr="00D52692">
        <w:t>réer</w:t>
      </w:r>
      <w:r>
        <w:t xml:space="preserve"> </w:t>
      </w:r>
      <w:r w:rsidRPr="00D52692">
        <w:t>un programme capable de lire les plaques d'immatriculation</w:t>
      </w:r>
      <w:r>
        <w:t>, différencier les types</w:t>
      </w:r>
      <w:r w:rsidRPr="00D52692">
        <w:t xml:space="preserve"> des </w:t>
      </w:r>
      <w:r>
        <w:t>véhicules</w:t>
      </w:r>
      <w:r w:rsidRPr="00D52692">
        <w:t xml:space="preserve"> sans intervention humaine</w:t>
      </w:r>
      <w:r>
        <w:t> ;</w:t>
      </w:r>
    </w:p>
    <w:p w14:paraId="75897771" w14:textId="77777777" w:rsidR="004F5B3E" w:rsidRDefault="004F5B3E" w:rsidP="004F5B3E">
      <w:pPr>
        <w:pStyle w:val="ListParagraph"/>
        <w:numPr>
          <w:ilvl w:val="0"/>
          <w:numId w:val="16"/>
        </w:numPr>
        <w:spacing w:line="360" w:lineRule="auto"/>
      </w:pPr>
      <w:r>
        <w:t>d</w:t>
      </w:r>
      <w:r w:rsidRPr="00D52692">
        <w:t>évelopper une application web pour enregistrer les paiements de façon transparente</w:t>
      </w:r>
      <w:r>
        <w:t> ;</w:t>
      </w:r>
    </w:p>
    <w:p w14:paraId="35B83186" w14:textId="77777777" w:rsidR="00323B83" w:rsidRDefault="00323B83" w:rsidP="004F5B3E">
      <w:pPr>
        <w:pStyle w:val="ListParagraph"/>
        <w:numPr>
          <w:ilvl w:val="0"/>
          <w:numId w:val="16"/>
        </w:numPr>
        <w:spacing w:line="360" w:lineRule="auto"/>
      </w:pPr>
      <w:r>
        <w:t>régénérer automatiquement le reçu.</w:t>
      </w:r>
    </w:p>
    <w:p w14:paraId="7650A4BD" w14:textId="77777777" w:rsidR="004F5B3E" w:rsidRDefault="004F5B3E" w:rsidP="004F5B3E">
      <w:pPr>
        <w:pStyle w:val="Heading2"/>
        <w:ind w:left="0" w:firstLine="0"/>
        <w:rPr>
          <w:b w:val="0"/>
          <w:sz w:val="24"/>
        </w:rPr>
      </w:pPr>
    </w:p>
    <w:p w14:paraId="0ECCD64F" w14:textId="77777777" w:rsidR="001210AB" w:rsidRDefault="001210AB" w:rsidP="004F5B3E">
      <w:pPr>
        <w:pStyle w:val="Heading2"/>
        <w:numPr>
          <w:ilvl w:val="0"/>
          <w:numId w:val="12"/>
        </w:numPr>
        <w:rPr>
          <w:b w:val="0"/>
          <w:sz w:val="24"/>
          <w:szCs w:val="24"/>
        </w:rPr>
      </w:pPr>
      <w:r w:rsidRPr="004F5B3E">
        <w:rPr>
          <w:b w:val="0"/>
          <w:sz w:val="24"/>
          <w:szCs w:val="24"/>
        </w:rPr>
        <w:t xml:space="preserve">PROBLEMATIQUE </w:t>
      </w:r>
    </w:p>
    <w:p w14:paraId="63463AB0" w14:textId="77777777" w:rsidR="004F5B3E" w:rsidRPr="00AF0F8D" w:rsidRDefault="004F5B3E" w:rsidP="004F5B3E">
      <w:pPr>
        <w:spacing w:line="360" w:lineRule="auto"/>
      </w:pPr>
      <w:r w:rsidRPr="00AF0F8D">
        <w:t>Le poste de péage de Kolwezi, bien qu'étant une source de revenus vitale pour la province du Lualaba, fait face à des difficultés majeures qui freinent son efficacité</w:t>
      </w:r>
      <w:r>
        <w:t xml:space="preserve"> et son développement ; </w:t>
      </w:r>
      <w:r w:rsidRPr="00AF0F8D">
        <w:t>la gestion de ce point stratégique repose sur un processus quasi-entièrement manuel</w:t>
      </w:r>
      <w:r>
        <w:t>, ce qui engendre :</w:t>
      </w:r>
    </w:p>
    <w:p w14:paraId="18464F4D" w14:textId="77777777" w:rsidR="004F5B3E" w:rsidRPr="00F05360" w:rsidRDefault="004F5B3E" w:rsidP="004F5B3E">
      <w:pPr>
        <w:pStyle w:val="ListParagraph"/>
        <w:numPr>
          <w:ilvl w:val="0"/>
          <w:numId w:val="15"/>
        </w:numPr>
        <w:spacing w:after="0" w:line="360" w:lineRule="auto"/>
        <w:ind w:right="0"/>
      </w:pPr>
      <w:r w:rsidRPr="009E6391">
        <w:t>‎une lenteur extrême et engorgement du trafic ; chaque conducteur ou le passager avant (qu'il soit à moto, en voiture ou dans un camion) doit descendre de son véhicule pour dicter sa plaque d'immatriculation, le type du véhicule et régler la facture. Ce processus prend beaucoup de temps</w:t>
      </w:r>
      <w:r>
        <w:t xml:space="preserve"> ; </w:t>
      </w:r>
      <w:r w:rsidRPr="00F05360">
        <w:t>ce qui paralyse la circulation à l'entrée et à la sortie de la ville.</w:t>
      </w:r>
    </w:p>
    <w:p w14:paraId="5C5CFCE3" w14:textId="4DD7245E" w:rsidR="004F5B3E" w:rsidRDefault="004F5B3E" w:rsidP="004F5B3E">
      <w:pPr>
        <w:pStyle w:val="ListParagraph"/>
        <w:numPr>
          <w:ilvl w:val="0"/>
          <w:numId w:val="15"/>
        </w:numPr>
        <w:spacing w:after="0" w:line="360" w:lineRule="auto"/>
        <w:ind w:right="0"/>
      </w:pPr>
      <w:r w:rsidRPr="009E6391">
        <w:t xml:space="preserve"> </w:t>
      </w:r>
      <w:commentRangeStart w:id="1"/>
      <w:proofErr w:type="gramStart"/>
      <w:r w:rsidRPr="00E57D44">
        <w:rPr>
          <w:highlight w:val="red"/>
        </w:rPr>
        <w:t>l'utilisation</w:t>
      </w:r>
      <w:commentRangeEnd w:id="1"/>
      <w:proofErr w:type="gramEnd"/>
      <w:r w:rsidR="00E57D44">
        <w:rPr>
          <w:rStyle w:val="CommentReference"/>
        </w:rPr>
        <w:commentReference w:id="1"/>
      </w:r>
      <w:r w:rsidRPr="00E57D44">
        <w:rPr>
          <w:highlight w:val="red"/>
        </w:rPr>
        <w:t xml:space="preserve"> de reçus écrits à</w:t>
      </w:r>
      <w:r w:rsidRPr="009E6391">
        <w:t xml:space="preserve"> la main et le calcul manuel des redevances augmentent considérablement les risques d'erreurs humaines, de pertes de données, voire de fraudes. Sans un système numérique, il est difficile pour les autorités d'avoir une vision réelle et instantanée des recettes perçues.</w:t>
      </w:r>
    </w:p>
    <w:p w14:paraId="765E67FA" w14:textId="7B872142" w:rsidR="004F5B3E" w:rsidRPr="00AF0F8D" w:rsidRDefault="004F5B3E" w:rsidP="004F5B3E">
      <w:pPr>
        <w:spacing w:line="360" w:lineRule="auto"/>
      </w:pPr>
      <w:r w:rsidRPr="00AF0F8D">
        <w:t>‎</w:t>
      </w:r>
      <w:r>
        <w:t>Il résulte</w:t>
      </w:r>
      <w:r w:rsidRPr="00AF0F8D">
        <w:t xml:space="preserve"> une question fondamentale </w:t>
      </w:r>
      <w:r>
        <w:t xml:space="preserve">face à ce constat ; </w:t>
      </w:r>
      <w:r w:rsidRPr="00AF0F8D">
        <w:t xml:space="preserve">« Comment l’implémentation d’un système informatique basé sur l’intelligence artificielle peut-elle automatiser la lecture des plaques d’immatriculation et </w:t>
      </w:r>
      <w:ins w:id="2" w:author="Mwamba Kasongo, Dahouda (Katanga - CD)" w:date="2026-03-10T10:51:00Z" w16du:dateUtc="2026-03-10T08:51:00Z">
        <w:r w:rsidR="00E57D44">
          <w:t xml:space="preserve">faciliter </w:t>
        </w:r>
      </w:ins>
      <w:r w:rsidRPr="00AF0F8D">
        <w:t>la perception des fonds, afin de supprimer les files d'attente et de sécuriser les recettes au péage de Kolwezi ? »</w:t>
      </w:r>
      <w:r>
        <w:t>.</w:t>
      </w:r>
    </w:p>
    <w:p w14:paraId="1EC7E805" w14:textId="77777777" w:rsidR="001210AB" w:rsidRPr="004F5B3E" w:rsidRDefault="001210AB" w:rsidP="004F5B3E">
      <w:pPr>
        <w:pStyle w:val="Heading2"/>
        <w:numPr>
          <w:ilvl w:val="0"/>
          <w:numId w:val="12"/>
        </w:numPr>
        <w:rPr>
          <w:b w:val="0"/>
          <w:sz w:val="24"/>
          <w:szCs w:val="24"/>
        </w:rPr>
      </w:pPr>
      <w:r w:rsidRPr="004F5B3E">
        <w:rPr>
          <w:b w:val="0"/>
          <w:sz w:val="24"/>
          <w:szCs w:val="24"/>
        </w:rPr>
        <w:t xml:space="preserve">HYPOTHESE </w:t>
      </w:r>
    </w:p>
    <w:p w14:paraId="761CC794" w14:textId="77777777" w:rsidR="00E200C9" w:rsidRDefault="001210AB" w:rsidP="00E200C9">
      <w:pPr>
        <w:spacing w:line="360" w:lineRule="auto"/>
        <w:ind w:left="-15" w:right="158" w:firstLine="0"/>
      </w:pPr>
      <w:r>
        <w:t>Une hypothèse est une réponse anticipée que propose le chercheur et tente de la vérifier à la fin de la recherche</w:t>
      </w:r>
      <w:r>
        <w:rPr>
          <w:vertAlign w:val="superscript"/>
        </w:rPr>
        <w:footnoteReference w:id="1"/>
      </w:r>
      <w:r w:rsidR="00E200C9">
        <w:t xml:space="preserve">. </w:t>
      </w:r>
    </w:p>
    <w:p w14:paraId="492168B5" w14:textId="77777777" w:rsidR="00E200C9" w:rsidRDefault="00E200C9" w:rsidP="00E200C9">
      <w:pPr>
        <w:spacing w:line="360" w:lineRule="auto"/>
        <w:ind w:left="-15" w:right="158" w:firstLine="0"/>
      </w:pPr>
      <w:r w:rsidRPr="003D6575">
        <w:t xml:space="preserve">Pour répondre aux difficultés liées à la gestion et aux files d'attente du péage de Kolwezi, nous émettons l'hypothèse que la mise en place d'un système intelligent basé sur la Vision par Ordinateur </w:t>
      </w:r>
      <w:r w:rsidRPr="00E57D44">
        <w:rPr>
          <w:highlight w:val="red"/>
          <w:rPrChange w:id="5" w:author="Mwamba Kasongo, Dahouda (Katanga - CD)" w:date="2026-03-10T10:52:00Z" w16du:dateUtc="2026-03-10T08:52:00Z">
            <w:rPr/>
          </w:rPrChange>
        </w:rPr>
        <w:t xml:space="preserve">permet de supprimer les étapes manuelles qui ralentissent le </w:t>
      </w:r>
      <w:commentRangeStart w:id="6"/>
      <w:r w:rsidRPr="00E57D44">
        <w:rPr>
          <w:highlight w:val="red"/>
          <w:rPrChange w:id="7" w:author="Mwamba Kasongo, Dahouda (Katanga - CD)" w:date="2026-03-10T10:52:00Z" w16du:dateUtc="2026-03-10T08:52:00Z">
            <w:rPr/>
          </w:rPrChange>
        </w:rPr>
        <w:t>passage</w:t>
      </w:r>
      <w:commentRangeEnd w:id="6"/>
      <w:r w:rsidR="00E57D44">
        <w:rPr>
          <w:rStyle w:val="CommentReference"/>
        </w:rPr>
        <w:commentReference w:id="6"/>
      </w:r>
      <w:r w:rsidRPr="003D6575">
        <w:t>.</w:t>
      </w:r>
    </w:p>
    <w:p w14:paraId="21BACFFB" w14:textId="77777777" w:rsidR="00E200C9" w:rsidRDefault="00932A0E" w:rsidP="00932A0E">
      <w:pPr>
        <w:pStyle w:val="Heading2"/>
        <w:numPr>
          <w:ilvl w:val="0"/>
          <w:numId w:val="12"/>
        </w:numPr>
        <w:rPr>
          <w:b w:val="0"/>
          <w:sz w:val="24"/>
          <w:szCs w:val="24"/>
        </w:rPr>
      </w:pPr>
      <w:r w:rsidRPr="00932A0E">
        <w:rPr>
          <w:b w:val="0"/>
          <w:sz w:val="24"/>
          <w:szCs w:val="24"/>
        </w:rPr>
        <w:lastRenderedPageBreak/>
        <w:t>JUSTIFICATION DE L’ETUDE</w:t>
      </w:r>
    </w:p>
    <w:p w14:paraId="16C99D10" w14:textId="77777777" w:rsidR="00932A0E" w:rsidRPr="00464FF6" w:rsidRDefault="00932A0E" w:rsidP="00932A0E">
      <w:pPr>
        <w:spacing w:line="360" w:lineRule="auto"/>
        <w:ind w:left="-15" w:firstLine="0"/>
      </w:pPr>
      <w:r w:rsidRPr="00464FF6">
        <w:t>Ce présent travail répond à un besoin urgent de modernisation et de fluidification du trafic routier dans la capitale économique de la province du Lualaba. En effet, les</w:t>
      </w:r>
      <w:r>
        <w:t xml:space="preserve"> méthodes actuelles </w:t>
      </w:r>
      <w:r w:rsidRPr="00464FF6">
        <w:t>basées sur la dictée manuelle des plaques d'immatriculation, caract</w:t>
      </w:r>
      <w:r>
        <w:t xml:space="preserve">érisation du type de véhicule, </w:t>
      </w:r>
      <w:r w:rsidRPr="00464FF6">
        <w:t xml:space="preserve"> montrent leurs limites. L'utilisation d'une caméra offre une solution plus fiable en permettant une identification automatique et instantanée des véhicules, ainsi sa plaque d’immatriculation ; et la régénération du reçu.</w:t>
      </w:r>
    </w:p>
    <w:p w14:paraId="4F9B3039" w14:textId="77777777" w:rsidR="00A87DBD" w:rsidRPr="00A87DBD" w:rsidRDefault="00A87DBD" w:rsidP="00A87DBD">
      <w:pPr>
        <w:pStyle w:val="Heading3"/>
        <w:numPr>
          <w:ilvl w:val="1"/>
          <w:numId w:val="12"/>
        </w:numPr>
        <w:spacing w:line="360" w:lineRule="auto"/>
        <w:rPr>
          <w:rFonts w:ascii="Times New Roman" w:hAnsi="Times New Roman" w:cs="Times New Roman"/>
          <w:color w:val="auto"/>
        </w:rPr>
      </w:pPr>
      <w:r>
        <w:rPr>
          <w:rFonts w:ascii="Times New Roman" w:hAnsi="Times New Roman" w:cs="Times New Roman"/>
          <w:color w:val="auto"/>
        </w:rPr>
        <w:t xml:space="preserve"> </w:t>
      </w:r>
      <w:r w:rsidR="0058073C" w:rsidRPr="00A87DBD">
        <w:rPr>
          <w:rFonts w:ascii="Times New Roman" w:hAnsi="Times New Roman" w:cs="Times New Roman"/>
          <w:color w:val="auto"/>
        </w:rPr>
        <w:t xml:space="preserve">Intérêt personnel </w:t>
      </w:r>
    </w:p>
    <w:p w14:paraId="0F95EA81" w14:textId="77777777" w:rsidR="00A87DBD" w:rsidRDefault="00A87DBD" w:rsidP="00A87DBD">
      <w:pPr>
        <w:spacing w:line="360" w:lineRule="auto"/>
        <w:ind w:left="-15" w:firstLine="0"/>
      </w:pPr>
      <w:r w:rsidRPr="00464FF6">
        <w:t xml:space="preserve">Ce projet est une opportunité unique pour nous, d'approfondir les connaissances théoriques apprises durant notre </w:t>
      </w:r>
      <w:r>
        <w:t>parcours académique</w:t>
      </w:r>
      <w:r w:rsidRPr="00464FF6">
        <w:t xml:space="preserve"> et de les mettre en pratique. Il nous permet de développer des compétences techniques en intelligence artificielle et en développement logiciel, essentielles pour notre</w:t>
      </w:r>
      <w:r>
        <w:t xml:space="preserve"> future carrière</w:t>
      </w:r>
      <w:r w:rsidRPr="00464FF6">
        <w:t>.</w:t>
      </w:r>
    </w:p>
    <w:p w14:paraId="05520AA5" w14:textId="77777777" w:rsidR="00A87DBD" w:rsidRDefault="00A87DBD" w:rsidP="00A87DBD">
      <w:pPr>
        <w:pStyle w:val="Heading3"/>
        <w:numPr>
          <w:ilvl w:val="1"/>
          <w:numId w:val="12"/>
        </w:numPr>
        <w:rPr>
          <w:rFonts w:ascii="Times New Roman" w:hAnsi="Times New Roman" w:cs="Times New Roman"/>
          <w:color w:val="auto"/>
        </w:rPr>
      </w:pPr>
      <w:r>
        <w:rPr>
          <w:rFonts w:ascii="Times New Roman" w:hAnsi="Times New Roman" w:cs="Times New Roman"/>
          <w:color w:val="auto"/>
        </w:rPr>
        <w:t xml:space="preserve"> </w:t>
      </w:r>
      <w:r w:rsidR="0058073C" w:rsidRPr="00A87DBD">
        <w:rPr>
          <w:rFonts w:ascii="Times New Roman" w:hAnsi="Times New Roman" w:cs="Times New Roman"/>
          <w:color w:val="auto"/>
        </w:rPr>
        <w:t xml:space="preserve">Intérêt scientifique </w:t>
      </w:r>
    </w:p>
    <w:p w14:paraId="376EFCC3" w14:textId="77777777" w:rsidR="00637C8A" w:rsidRPr="00637C8A" w:rsidRDefault="00637C8A" w:rsidP="00EC4F98">
      <w:pPr>
        <w:spacing w:line="360" w:lineRule="auto"/>
        <w:ind w:left="-15" w:firstLine="0"/>
      </w:pPr>
      <w:r w:rsidRPr="00464FF6">
        <w:t xml:space="preserve">Ce travail </w:t>
      </w:r>
      <w:r>
        <w:t>apporte un plus au domaine de l’informatique en démontrant comment la lecture automatique d’images peut simplifier les services publics. Il montre comment les technologies modernes, comme la détection automatique des véhicules, sont adaptables et efficaces dans notre contexte local.</w:t>
      </w:r>
    </w:p>
    <w:p w14:paraId="37E38DBF" w14:textId="77777777" w:rsidR="0058073C" w:rsidRPr="00A87DBD" w:rsidRDefault="0058073C" w:rsidP="00A87DBD">
      <w:pPr>
        <w:pStyle w:val="Heading3"/>
        <w:numPr>
          <w:ilvl w:val="1"/>
          <w:numId w:val="12"/>
        </w:numPr>
        <w:rPr>
          <w:rFonts w:ascii="Times New Roman" w:hAnsi="Times New Roman" w:cs="Times New Roman"/>
          <w:color w:val="auto"/>
        </w:rPr>
      </w:pPr>
      <w:r w:rsidRPr="00A87DBD">
        <w:rPr>
          <w:rFonts w:ascii="Times New Roman" w:hAnsi="Times New Roman" w:cs="Times New Roman"/>
          <w:color w:val="auto"/>
        </w:rPr>
        <w:t xml:space="preserve">Intérêt social </w:t>
      </w:r>
    </w:p>
    <w:p w14:paraId="2FC1A81D" w14:textId="77777777" w:rsidR="00002457" w:rsidRPr="006E036F" w:rsidRDefault="00EC4F98" w:rsidP="00EC4F98">
      <w:pPr>
        <w:spacing w:line="360" w:lineRule="auto"/>
        <w:ind w:right="332"/>
      </w:pPr>
      <w:r w:rsidRPr="00464FF6">
        <w:t>Ce projet</w:t>
      </w:r>
      <w:r>
        <w:t xml:space="preserve"> est une solution concrète contre les bouchons. Il vise à réduire le temps d’attente  qui irrite les usagers et ralentit</w:t>
      </w:r>
      <w:r w:rsidRPr="00464FF6">
        <w:t xml:space="preserve"> les exportations et import</w:t>
      </w:r>
      <w:r>
        <w:t>ations des produits garantissant ainsi une meilleure  fluidité du</w:t>
      </w:r>
      <w:r w:rsidRPr="00464FF6">
        <w:t xml:space="preserve"> trafic.</w:t>
      </w:r>
    </w:p>
    <w:p w14:paraId="335B1E34" w14:textId="77777777" w:rsidR="0058073C" w:rsidRPr="00625D83" w:rsidRDefault="0058073C" w:rsidP="00625D83">
      <w:pPr>
        <w:pStyle w:val="Heading2"/>
        <w:numPr>
          <w:ilvl w:val="0"/>
          <w:numId w:val="12"/>
        </w:numPr>
        <w:rPr>
          <w:b w:val="0"/>
          <w:sz w:val="24"/>
          <w:szCs w:val="24"/>
        </w:rPr>
      </w:pPr>
      <w:r w:rsidRPr="00625D83">
        <w:rPr>
          <w:b w:val="0"/>
          <w:sz w:val="24"/>
          <w:szCs w:val="24"/>
        </w:rPr>
        <w:t xml:space="preserve">DELIMITATION DU SUJET  </w:t>
      </w:r>
    </w:p>
    <w:p w14:paraId="49A2772C" w14:textId="77777777" w:rsidR="0058073C" w:rsidRDefault="0058073C" w:rsidP="00625D83">
      <w:pPr>
        <w:spacing w:line="360" w:lineRule="auto"/>
        <w:ind w:left="-15" w:firstLine="0"/>
      </w:pPr>
      <w:r>
        <w:t xml:space="preserve">Pour mieux comprendre notre sujet, il est important de faire une délimitation spatiotemporelle c’est-à-dire dans le temps et dans l’espace. </w:t>
      </w:r>
    </w:p>
    <w:p w14:paraId="78C2BB5B" w14:textId="77777777" w:rsidR="0058073C" w:rsidRPr="00625D83" w:rsidRDefault="00625D83" w:rsidP="00625D83">
      <w:pPr>
        <w:pStyle w:val="Heading3"/>
        <w:numPr>
          <w:ilvl w:val="1"/>
          <w:numId w:val="12"/>
        </w:numPr>
        <w:rPr>
          <w:rFonts w:ascii="Times New Roman" w:hAnsi="Times New Roman" w:cs="Times New Roman"/>
        </w:rPr>
      </w:pPr>
      <w:r>
        <w:rPr>
          <w:rFonts w:ascii="Times New Roman" w:hAnsi="Times New Roman" w:cs="Times New Roman"/>
          <w:color w:val="auto"/>
        </w:rPr>
        <w:t xml:space="preserve"> </w:t>
      </w:r>
      <w:r w:rsidR="009A4DF0" w:rsidRPr="00625D83">
        <w:rPr>
          <w:rFonts w:ascii="Times New Roman" w:hAnsi="Times New Roman" w:cs="Times New Roman"/>
          <w:color w:val="auto"/>
        </w:rPr>
        <w:t>Délimitation spatiale</w:t>
      </w:r>
    </w:p>
    <w:p w14:paraId="619A933C" w14:textId="77777777" w:rsidR="00625D83" w:rsidRDefault="0058073C" w:rsidP="00625D83">
      <w:pPr>
        <w:spacing w:line="360" w:lineRule="auto"/>
        <w:ind w:left="0" w:right="160" w:firstLine="0"/>
      </w:pPr>
      <w:r>
        <w:t>Dans la délimitation spatiale notre travail sera réal</w:t>
      </w:r>
      <w:r w:rsidR="001B23FB">
        <w:t xml:space="preserve">isé au poste de péage de Kolwezi </w:t>
      </w:r>
      <w:r w:rsidR="005C13AD">
        <w:t xml:space="preserve"> sur (</w:t>
      </w:r>
      <w:r w:rsidR="00AE4A12">
        <w:t>Kolwezi-Likasi</w:t>
      </w:r>
      <w:r w:rsidR="005C13AD">
        <w:t>)</w:t>
      </w:r>
      <w:r w:rsidR="001B23FB">
        <w:t>.</w:t>
      </w:r>
    </w:p>
    <w:p w14:paraId="020F4456" w14:textId="77777777" w:rsidR="0058073C" w:rsidRPr="00625D83" w:rsidRDefault="00625D83" w:rsidP="00625D83">
      <w:pPr>
        <w:pStyle w:val="Heading3"/>
        <w:numPr>
          <w:ilvl w:val="1"/>
          <w:numId w:val="12"/>
        </w:numPr>
        <w:spacing w:line="360" w:lineRule="auto"/>
        <w:rPr>
          <w:rFonts w:ascii="Times New Roman" w:hAnsi="Times New Roman" w:cs="Times New Roman"/>
          <w:color w:val="auto"/>
        </w:rPr>
      </w:pPr>
      <w:r>
        <w:rPr>
          <w:rFonts w:ascii="Times New Roman" w:hAnsi="Times New Roman" w:cs="Times New Roman"/>
          <w:color w:val="auto"/>
        </w:rPr>
        <w:lastRenderedPageBreak/>
        <w:t xml:space="preserve"> </w:t>
      </w:r>
      <w:r w:rsidR="009A4DF0" w:rsidRPr="00625D83">
        <w:rPr>
          <w:rFonts w:ascii="Times New Roman" w:hAnsi="Times New Roman" w:cs="Times New Roman"/>
          <w:color w:val="auto"/>
        </w:rPr>
        <w:t>Délimitation temporaire</w:t>
      </w:r>
    </w:p>
    <w:p w14:paraId="1EBD3B0F" w14:textId="77777777" w:rsidR="0058073C" w:rsidRDefault="0058073C" w:rsidP="00625D83">
      <w:pPr>
        <w:spacing w:line="360" w:lineRule="auto"/>
        <w:ind w:left="-15" w:right="336" w:firstLine="0"/>
      </w:pPr>
      <w:r>
        <w:t>Dans le temps, notre travail trouve sa limite sur la conce</w:t>
      </w:r>
      <w:r w:rsidR="000F2DBF">
        <w:t>ption d’un s</w:t>
      </w:r>
      <w:r w:rsidR="005C13AD">
        <w:t xml:space="preserve">ystème de péage intelligent sur la </w:t>
      </w:r>
      <w:r w:rsidR="000F2DBF">
        <w:t xml:space="preserve">période  de </w:t>
      </w:r>
      <w:r w:rsidR="005C13AD">
        <w:t>recherche</w:t>
      </w:r>
      <w:r w:rsidR="000F2DBF">
        <w:t xml:space="preserve"> </w:t>
      </w:r>
      <w:r w:rsidR="008C1FBB">
        <w:t xml:space="preserve">de </w:t>
      </w:r>
      <w:r w:rsidR="000F2DBF">
        <w:t>2025</w:t>
      </w:r>
      <w:r w:rsidR="008C1FBB">
        <w:t xml:space="preserve"> à </w:t>
      </w:r>
      <w:r>
        <w:t>20</w:t>
      </w:r>
      <w:r w:rsidR="000F2DBF">
        <w:t>26</w:t>
      </w:r>
      <w:r>
        <w:t xml:space="preserve">. </w:t>
      </w:r>
    </w:p>
    <w:p w14:paraId="5C8F818C" w14:textId="77777777" w:rsidR="005B4FA8" w:rsidRDefault="009A4DF0" w:rsidP="005B4FA8">
      <w:pPr>
        <w:pStyle w:val="Heading2"/>
        <w:numPr>
          <w:ilvl w:val="0"/>
          <w:numId w:val="12"/>
        </w:numPr>
        <w:rPr>
          <w:b w:val="0"/>
          <w:sz w:val="24"/>
          <w:szCs w:val="24"/>
        </w:rPr>
      </w:pPr>
      <w:r w:rsidRPr="005B4FA8">
        <w:rPr>
          <w:b w:val="0"/>
          <w:sz w:val="24"/>
          <w:szCs w:val="24"/>
        </w:rPr>
        <w:t>STRUCTURATION</w:t>
      </w:r>
      <w:r w:rsidR="0058073C" w:rsidRPr="005B4FA8">
        <w:rPr>
          <w:b w:val="0"/>
          <w:sz w:val="24"/>
          <w:szCs w:val="24"/>
        </w:rPr>
        <w:t xml:space="preserve"> DU TRAVAIL </w:t>
      </w:r>
    </w:p>
    <w:p w14:paraId="0869B333" w14:textId="77777777" w:rsidR="005B4FA8" w:rsidRDefault="005B4FA8" w:rsidP="005B4FA8">
      <w:pPr>
        <w:spacing w:line="360" w:lineRule="auto"/>
        <w:ind w:left="0" w:firstLine="0"/>
      </w:pPr>
      <w:r w:rsidRPr="00464FF6">
        <w:t xml:space="preserve">Outre l’introduction et la conclusion, ce présent travail appréhende </w:t>
      </w:r>
      <w:r>
        <w:t>cinq chapitres suivant</w:t>
      </w:r>
      <w:r w:rsidRPr="00464FF6">
        <w:t>:</w:t>
      </w:r>
    </w:p>
    <w:p w14:paraId="5A0C6F1D" w14:textId="77777777" w:rsidR="005B4FA8" w:rsidRDefault="005B4FA8" w:rsidP="005B4FA8">
      <w:pPr>
        <w:pStyle w:val="ListParagraph"/>
        <w:numPr>
          <w:ilvl w:val="0"/>
          <w:numId w:val="17"/>
        </w:numPr>
        <w:spacing w:line="360" w:lineRule="auto"/>
      </w:pPr>
      <w:r w:rsidRPr="00AF0F8D">
        <w:t>Chapitre 1. Revue de la littérature : Ce chapitre résume les recherches déjà faites par d'autres sur les péages pour mieux comprendre le sujet.</w:t>
      </w:r>
    </w:p>
    <w:p w14:paraId="2A0F7F3B" w14:textId="77777777" w:rsidR="005B4FA8" w:rsidRPr="00AF0F8D" w:rsidRDefault="005B4FA8" w:rsidP="005B4FA8">
      <w:pPr>
        <w:pStyle w:val="ListParagraph"/>
        <w:numPr>
          <w:ilvl w:val="0"/>
          <w:numId w:val="17"/>
        </w:numPr>
        <w:spacing w:line="360" w:lineRule="auto"/>
      </w:pPr>
      <w:r w:rsidRPr="00AF0F8D">
        <w:t>Chapitre 2. Méthodologie : Il présente les techniques et les méthodes choisies pour construire le logiciel de façon organisée.</w:t>
      </w:r>
    </w:p>
    <w:p w14:paraId="2F90D027" w14:textId="77777777" w:rsidR="005B4FA8" w:rsidRPr="00AF0F8D" w:rsidRDefault="005B4FA8" w:rsidP="005B4FA8">
      <w:pPr>
        <w:pStyle w:val="ListParagraph"/>
        <w:numPr>
          <w:ilvl w:val="0"/>
          <w:numId w:val="17"/>
        </w:numPr>
        <w:spacing w:line="360" w:lineRule="auto"/>
      </w:pPr>
      <w:r w:rsidRPr="00AF0F8D">
        <w:t>‎Chapitre 3. Conception du système :</w:t>
      </w:r>
      <w:r>
        <w:t xml:space="preserve"> </w:t>
      </w:r>
      <w:r w:rsidRPr="00AF0F8D">
        <w:t>Ce chapitre explique les besoin</w:t>
      </w:r>
      <w:r w:rsidR="00654709">
        <w:t>s du péage et présente l’architecture du nouveau</w:t>
      </w:r>
      <w:r w:rsidRPr="00AF0F8D">
        <w:t xml:space="preserve"> système.</w:t>
      </w:r>
    </w:p>
    <w:p w14:paraId="618E3A36" w14:textId="77777777" w:rsidR="005B4FA8" w:rsidRPr="00AF0F8D" w:rsidRDefault="005B4FA8" w:rsidP="005B4FA8">
      <w:pPr>
        <w:pStyle w:val="ListParagraph"/>
        <w:numPr>
          <w:ilvl w:val="0"/>
          <w:numId w:val="17"/>
        </w:numPr>
        <w:spacing w:line="360" w:lineRule="auto"/>
      </w:pPr>
      <w:r w:rsidRPr="00AF0F8D">
        <w:t>‎Chapitre 4. Implémentation de la solution : Il décrit les outils utilisés (langages, bases de données) et comment nous avons écrit le code.</w:t>
      </w:r>
    </w:p>
    <w:p w14:paraId="285C25DA" w14:textId="77777777" w:rsidR="005B4FA8" w:rsidRPr="00AF0F8D" w:rsidRDefault="005B4FA8" w:rsidP="005B4FA8">
      <w:pPr>
        <w:pStyle w:val="ListParagraph"/>
        <w:numPr>
          <w:ilvl w:val="0"/>
          <w:numId w:val="17"/>
        </w:numPr>
        <w:spacing w:line="360" w:lineRule="auto"/>
      </w:pPr>
      <w:r w:rsidRPr="00AF0F8D">
        <w:t>‎Chapitre 5. Résultats et Évaluations : Ce dernier chapitre montre l'application terminée en images et prouve qu'elle fonctionne bien grâce à des tests.</w:t>
      </w:r>
    </w:p>
    <w:p w14:paraId="7224D5D0" w14:textId="77777777" w:rsidR="005B4FA8" w:rsidRPr="005B4FA8" w:rsidRDefault="005B4FA8" w:rsidP="005B4FA8">
      <w:pPr>
        <w:ind w:left="0" w:firstLine="0"/>
      </w:pPr>
    </w:p>
    <w:sectPr w:rsidR="005B4FA8" w:rsidRPr="005B4FA8">
      <w:headerReference w:type="default" r:id="rId11"/>
      <w:pgSz w:w="11906" w:h="16838"/>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wamba Kasongo, Dahouda (Katanga - CD)" w:date="2026-03-10T10:47:00Z" w:initials="DM">
    <w:p w14:paraId="17CCFCE6" w14:textId="77777777" w:rsidR="00E57D44" w:rsidRDefault="00E57D44" w:rsidP="00E57D44">
      <w:pPr>
        <w:pStyle w:val="CommentText"/>
        <w:ind w:left="0" w:firstLine="0"/>
        <w:jc w:val="left"/>
      </w:pPr>
      <w:r>
        <w:rPr>
          <w:rStyle w:val="CommentReference"/>
        </w:rPr>
        <w:annotationRef/>
      </w:r>
      <w:r>
        <w:t>A enlever.</w:t>
      </w:r>
    </w:p>
  </w:comment>
  <w:comment w:id="1" w:author="Mwamba Kasongo, Dahouda (Katanga - CD)" w:date="2026-03-10T10:49:00Z" w:initials="DM">
    <w:p w14:paraId="3DC6303B" w14:textId="77777777" w:rsidR="00E57D44" w:rsidRDefault="00E57D44" w:rsidP="00E57D44">
      <w:pPr>
        <w:pStyle w:val="CommentText"/>
        <w:ind w:left="0" w:firstLine="0"/>
        <w:jc w:val="left"/>
      </w:pPr>
      <w:r>
        <w:rPr>
          <w:rStyle w:val="CommentReference"/>
        </w:rPr>
        <w:annotationRef/>
      </w:r>
      <w:r>
        <w:t>A verifier</w:t>
      </w:r>
    </w:p>
  </w:comment>
  <w:comment w:id="6" w:author="Mwamba Kasongo, Dahouda (Katanga - CD)" w:date="2026-03-10T10:53:00Z" w:initials="DM">
    <w:p w14:paraId="195C7696" w14:textId="77777777" w:rsidR="00E57D44" w:rsidRDefault="00E57D44" w:rsidP="00E57D44">
      <w:pPr>
        <w:pStyle w:val="CommentText"/>
        <w:ind w:left="0" w:firstLine="0"/>
        <w:jc w:val="left"/>
      </w:pPr>
      <w:r>
        <w:rPr>
          <w:rStyle w:val="CommentReference"/>
        </w:rPr>
        <w:annotationRef/>
      </w:r>
      <w:r>
        <w:t>A Corriger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7CCFCE6" w15:done="0"/>
  <w15:commentEx w15:paraId="3DC6303B" w15:done="0"/>
  <w15:commentEx w15:paraId="195C769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DC9ADD2" w16cex:dateUtc="2026-03-10T08:47:00Z"/>
  <w16cex:commentExtensible w16cex:durableId="7B96E62F" w16cex:dateUtc="2026-03-10T08:49:00Z"/>
  <w16cex:commentExtensible w16cex:durableId="64AC413F" w16cex:dateUtc="2026-03-10T08:5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7CCFCE6" w16cid:durableId="1DC9ADD2"/>
  <w16cid:commentId w16cid:paraId="3DC6303B" w16cid:durableId="7B96E62F"/>
  <w16cid:commentId w16cid:paraId="195C7696" w16cid:durableId="64AC413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A5DE2D" w14:textId="77777777" w:rsidR="00105A07" w:rsidRDefault="00105A07" w:rsidP="0058073C">
      <w:pPr>
        <w:spacing w:after="0" w:line="240" w:lineRule="auto"/>
      </w:pPr>
      <w:r>
        <w:separator/>
      </w:r>
    </w:p>
  </w:endnote>
  <w:endnote w:type="continuationSeparator" w:id="0">
    <w:p w14:paraId="6D070C9E" w14:textId="77777777" w:rsidR="00105A07" w:rsidRDefault="00105A07" w:rsidP="005807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A96293" w14:textId="77777777" w:rsidR="00105A07" w:rsidRDefault="00105A07" w:rsidP="0058073C">
      <w:pPr>
        <w:spacing w:after="0" w:line="240" w:lineRule="auto"/>
      </w:pPr>
      <w:r>
        <w:separator/>
      </w:r>
    </w:p>
  </w:footnote>
  <w:footnote w:type="continuationSeparator" w:id="0">
    <w:p w14:paraId="02366AA4" w14:textId="77777777" w:rsidR="00105A07" w:rsidRDefault="00105A07" w:rsidP="0058073C">
      <w:pPr>
        <w:spacing w:after="0" w:line="240" w:lineRule="auto"/>
      </w:pPr>
      <w:r>
        <w:continuationSeparator/>
      </w:r>
    </w:p>
  </w:footnote>
  <w:footnote w:id="1">
    <w:p w14:paraId="10CB7631" w14:textId="77777777" w:rsidR="001210AB" w:rsidRDefault="001210AB" w:rsidP="001210AB">
      <w:pPr>
        <w:pStyle w:val="footnotedescription"/>
        <w:spacing w:after="114"/>
      </w:pPr>
      <w:r w:rsidRPr="00E57D44">
        <w:rPr>
          <w:rStyle w:val="footnotemark"/>
          <w:highlight w:val="red"/>
          <w:rPrChange w:id="3" w:author="Mwamba Kasongo, Dahouda (Katanga - CD)" w:date="2026-03-10T10:51:00Z" w16du:dateUtc="2026-03-10T08:51:00Z">
            <w:rPr>
              <w:rStyle w:val="footnotemark"/>
            </w:rPr>
          </w:rPrChange>
        </w:rPr>
        <w:footnoteRef/>
      </w:r>
      <w:r w:rsidRPr="00E57D44">
        <w:rPr>
          <w:highlight w:val="red"/>
          <w:rPrChange w:id="4" w:author="Mwamba Kasongo, Dahouda (Katanga - CD)" w:date="2026-03-10T10:51:00Z" w16du:dateUtc="2026-03-10T08:51:00Z">
            <w:rPr/>
          </w:rPrChange>
        </w:rPr>
        <w:t xml:space="preserve"> VITAMARA MASIMANGO. Cours de l’initiation à la recherche scientifique, ISP-Kis 2012-2013</w:t>
      </w:r>
      <w: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8144063"/>
      <w:docPartObj>
        <w:docPartGallery w:val="Page Numbers (Top of Page)"/>
        <w:docPartUnique/>
      </w:docPartObj>
    </w:sdtPr>
    <w:sdtContent>
      <w:p w14:paraId="6F6F4C85" w14:textId="77777777" w:rsidR="0058073C" w:rsidRDefault="0058073C">
        <w:pPr>
          <w:pStyle w:val="Header"/>
          <w:jc w:val="center"/>
        </w:pPr>
        <w:r>
          <w:fldChar w:fldCharType="begin"/>
        </w:r>
        <w:r>
          <w:instrText>PAGE   \* MERGEFORMAT</w:instrText>
        </w:r>
        <w:r>
          <w:fldChar w:fldCharType="separate"/>
        </w:r>
        <w:r w:rsidR="006B6080">
          <w:rPr>
            <w:noProof/>
          </w:rPr>
          <w:t>4</w:t>
        </w:r>
        <w:r>
          <w:fldChar w:fldCharType="end"/>
        </w:r>
      </w:p>
    </w:sdtContent>
  </w:sdt>
  <w:p w14:paraId="1BD78FB1" w14:textId="77777777" w:rsidR="0058073C" w:rsidRDefault="0058073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C369C"/>
    <w:multiLevelType w:val="hybridMultilevel"/>
    <w:tmpl w:val="7DF49F2C"/>
    <w:lvl w:ilvl="0" w:tplc="040C0001">
      <w:start w:val="1"/>
      <w:numFmt w:val="bullet"/>
      <w:lvlText w:val=""/>
      <w:lvlJc w:val="left"/>
      <w:pPr>
        <w:ind w:left="705" w:hanging="360"/>
      </w:pPr>
      <w:rPr>
        <w:rFonts w:ascii="Symbol" w:hAnsi="Symbol" w:hint="default"/>
      </w:rPr>
    </w:lvl>
    <w:lvl w:ilvl="1" w:tplc="040C0003" w:tentative="1">
      <w:start w:val="1"/>
      <w:numFmt w:val="bullet"/>
      <w:lvlText w:val="o"/>
      <w:lvlJc w:val="left"/>
      <w:pPr>
        <w:ind w:left="1425" w:hanging="360"/>
      </w:pPr>
      <w:rPr>
        <w:rFonts w:ascii="Courier New" w:hAnsi="Courier New" w:cs="Courier New" w:hint="default"/>
      </w:rPr>
    </w:lvl>
    <w:lvl w:ilvl="2" w:tplc="040C0005" w:tentative="1">
      <w:start w:val="1"/>
      <w:numFmt w:val="bullet"/>
      <w:lvlText w:val=""/>
      <w:lvlJc w:val="left"/>
      <w:pPr>
        <w:ind w:left="2145" w:hanging="360"/>
      </w:pPr>
      <w:rPr>
        <w:rFonts w:ascii="Wingdings" w:hAnsi="Wingdings" w:hint="default"/>
      </w:rPr>
    </w:lvl>
    <w:lvl w:ilvl="3" w:tplc="040C0001" w:tentative="1">
      <w:start w:val="1"/>
      <w:numFmt w:val="bullet"/>
      <w:lvlText w:val=""/>
      <w:lvlJc w:val="left"/>
      <w:pPr>
        <w:ind w:left="2865" w:hanging="360"/>
      </w:pPr>
      <w:rPr>
        <w:rFonts w:ascii="Symbol" w:hAnsi="Symbol" w:hint="default"/>
      </w:rPr>
    </w:lvl>
    <w:lvl w:ilvl="4" w:tplc="040C0003" w:tentative="1">
      <w:start w:val="1"/>
      <w:numFmt w:val="bullet"/>
      <w:lvlText w:val="o"/>
      <w:lvlJc w:val="left"/>
      <w:pPr>
        <w:ind w:left="3585" w:hanging="360"/>
      </w:pPr>
      <w:rPr>
        <w:rFonts w:ascii="Courier New" w:hAnsi="Courier New" w:cs="Courier New" w:hint="default"/>
      </w:rPr>
    </w:lvl>
    <w:lvl w:ilvl="5" w:tplc="040C0005" w:tentative="1">
      <w:start w:val="1"/>
      <w:numFmt w:val="bullet"/>
      <w:lvlText w:val=""/>
      <w:lvlJc w:val="left"/>
      <w:pPr>
        <w:ind w:left="4305" w:hanging="360"/>
      </w:pPr>
      <w:rPr>
        <w:rFonts w:ascii="Wingdings" w:hAnsi="Wingdings" w:hint="default"/>
      </w:rPr>
    </w:lvl>
    <w:lvl w:ilvl="6" w:tplc="040C0001" w:tentative="1">
      <w:start w:val="1"/>
      <w:numFmt w:val="bullet"/>
      <w:lvlText w:val=""/>
      <w:lvlJc w:val="left"/>
      <w:pPr>
        <w:ind w:left="5025" w:hanging="360"/>
      </w:pPr>
      <w:rPr>
        <w:rFonts w:ascii="Symbol" w:hAnsi="Symbol" w:hint="default"/>
      </w:rPr>
    </w:lvl>
    <w:lvl w:ilvl="7" w:tplc="040C0003" w:tentative="1">
      <w:start w:val="1"/>
      <w:numFmt w:val="bullet"/>
      <w:lvlText w:val="o"/>
      <w:lvlJc w:val="left"/>
      <w:pPr>
        <w:ind w:left="5745" w:hanging="360"/>
      </w:pPr>
      <w:rPr>
        <w:rFonts w:ascii="Courier New" w:hAnsi="Courier New" w:cs="Courier New" w:hint="default"/>
      </w:rPr>
    </w:lvl>
    <w:lvl w:ilvl="8" w:tplc="040C0005" w:tentative="1">
      <w:start w:val="1"/>
      <w:numFmt w:val="bullet"/>
      <w:lvlText w:val=""/>
      <w:lvlJc w:val="left"/>
      <w:pPr>
        <w:ind w:left="6465" w:hanging="360"/>
      </w:pPr>
      <w:rPr>
        <w:rFonts w:ascii="Wingdings" w:hAnsi="Wingdings" w:hint="default"/>
      </w:rPr>
    </w:lvl>
  </w:abstractNum>
  <w:abstractNum w:abstractNumId="1" w15:restartNumberingAfterBreak="0">
    <w:nsid w:val="18D9787E"/>
    <w:multiLevelType w:val="hybridMultilevel"/>
    <w:tmpl w:val="B6AA50CA"/>
    <w:lvl w:ilvl="0" w:tplc="040C0001">
      <w:start w:val="1"/>
      <w:numFmt w:val="bullet"/>
      <w:lvlText w:val=""/>
      <w:lvlJc w:val="left"/>
      <w:pPr>
        <w:ind w:left="2160" w:hanging="360"/>
      </w:pPr>
      <w:rPr>
        <w:rFonts w:ascii="Symbol" w:hAnsi="Symbol" w:hint="default"/>
      </w:rPr>
    </w:lvl>
    <w:lvl w:ilvl="1" w:tplc="040C0003" w:tentative="1">
      <w:start w:val="1"/>
      <w:numFmt w:val="bullet"/>
      <w:lvlText w:val="o"/>
      <w:lvlJc w:val="left"/>
      <w:pPr>
        <w:ind w:left="2880" w:hanging="360"/>
      </w:pPr>
      <w:rPr>
        <w:rFonts w:ascii="Courier New" w:hAnsi="Courier New" w:cs="Courier New" w:hint="default"/>
      </w:rPr>
    </w:lvl>
    <w:lvl w:ilvl="2" w:tplc="040C0005" w:tentative="1">
      <w:start w:val="1"/>
      <w:numFmt w:val="bullet"/>
      <w:lvlText w:val=""/>
      <w:lvlJc w:val="left"/>
      <w:pPr>
        <w:ind w:left="3600" w:hanging="360"/>
      </w:pPr>
      <w:rPr>
        <w:rFonts w:ascii="Wingdings" w:hAnsi="Wingdings" w:hint="default"/>
      </w:rPr>
    </w:lvl>
    <w:lvl w:ilvl="3" w:tplc="040C0001" w:tentative="1">
      <w:start w:val="1"/>
      <w:numFmt w:val="bullet"/>
      <w:lvlText w:val=""/>
      <w:lvlJc w:val="left"/>
      <w:pPr>
        <w:ind w:left="4320" w:hanging="360"/>
      </w:pPr>
      <w:rPr>
        <w:rFonts w:ascii="Symbol" w:hAnsi="Symbol" w:hint="default"/>
      </w:rPr>
    </w:lvl>
    <w:lvl w:ilvl="4" w:tplc="040C0003" w:tentative="1">
      <w:start w:val="1"/>
      <w:numFmt w:val="bullet"/>
      <w:lvlText w:val="o"/>
      <w:lvlJc w:val="left"/>
      <w:pPr>
        <w:ind w:left="5040" w:hanging="360"/>
      </w:pPr>
      <w:rPr>
        <w:rFonts w:ascii="Courier New" w:hAnsi="Courier New" w:cs="Courier New" w:hint="default"/>
      </w:rPr>
    </w:lvl>
    <w:lvl w:ilvl="5" w:tplc="040C0005" w:tentative="1">
      <w:start w:val="1"/>
      <w:numFmt w:val="bullet"/>
      <w:lvlText w:val=""/>
      <w:lvlJc w:val="left"/>
      <w:pPr>
        <w:ind w:left="5760" w:hanging="360"/>
      </w:pPr>
      <w:rPr>
        <w:rFonts w:ascii="Wingdings" w:hAnsi="Wingdings" w:hint="default"/>
      </w:rPr>
    </w:lvl>
    <w:lvl w:ilvl="6" w:tplc="040C0001" w:tentative="1">
      <w:start w:val="1"/>
      <w:numFmt w:val="bullet"/>
      <w:lvlText w:val=""/>
      <w:lvlJc w:val="left"/>
      <w:pPr>
        <w:ind w:left="6480" w:hanging="360"/>
      </w:pPr>
      <w:rPr>
        <w:rFonts w:ascii="Symbol" w:hAnsi="Symbol" w:hint="default"/>
      </w:rPr>
    </w:lvl>
    <w:lvl w:ilvl="7" w:tplc="040C0003" w:tentative="1">
      <w:start w:val="1"/>
      <w:numFmt w:val="bullet"/>
      <w:lvlText w:val="o"/>
      <w:lvlJc w:val="left"/>
      <w:pPr>
        <w:ind w:left="7200" w:hanging="360"/>
      </w:pPr>
      <w:rPr>
        <w:rFonts w:ascii="Courier New" w:hAnsi="Courier New" w:cs="Courier New" w:hint="default"/>
      </w:rPr>
    </w:lvl>
    <w:lvl w:ilvl="8" w:tplc="040C0005" w:tentative="1">
      <w:start w:val="1"/>
      <w:numFmt w:val="bullet"/>
      <w:lvlText w:val=""/>
      <w:lvlJc w:val="left"/>
      <w:pPr>
        <w:ind w:left="7920" w:hanging="360"/>
      </w:pPr>
      <w:rPr>
        <w:rFonts w:ascii="Wingdings" w:hAnsi="Wingdings" w:hint="default"/>
      </w:rPr>
    </w:lvl>
  </w:abstractNum>
  <w:abstractNum w:abstractNumId="2" w15:restartNumberingAfterBreak="0">
    <w:nsid w:val="198D79C4"/>
    <w:multiLevelType w:val="hybridMultilevel"/>
    <w:tmpl w:val="95D8E770"/>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9E34FAF"/>
    <w:multiLevelType w:val="hybridMultilevel"/>
    <w:tmpl w:val="55D43A4C"/>
    <w:lvl w:ilvl="0" w:tplc="F6B2A4AE">
      <w:start w:val="1"/>
      <w:numFmt w:val="bullet"/>
      <w:lvlText w:val=""/>
      <w:lvlJc w:val="left"/>
      <w:pPr>
        <w:ind w:left="720" w:firstLine="0"/>
      </w:pPr>
      <w:rPr>
        <w:rFonts w:ascii="Wingdings" w:eastAsia="Wingdings" w:hAnsi="Wingdings" w:cs="Wingdings"/>
        <w:b w:val="0"/>
        <w:i w:val="0"/>
        <w:strike w:val="0"/>
        <w:dstrike w:val="0"/>
        <w:color w:val="000000"/>
        <w:sz w:val="24"/>
        <w:u w:val="none" w:color="000000"/>
        <w:effect w:val="none"/>
        <w:bdr w:val="none" w:sz="0" w:space="0" w:color="auto" w:frame="1"/>
        <w:vertAlign w:val="baseline"/>
      </w:rPr>
    </w:lvl>
    <w:lvl w:ilvl="1" w:tplc="348C59BE">
      <w:start w:val="1"/>
      <w:numFmt w:val="bullet"/>
      <w:lvlText w:val="o"/>
      <w:lvlJc w:val="left"/>
      <w:pPr>
        <w:ind w:left="1440" w:firstLine="0"/>
      </w:pPr>
      <w:rPr>
        <w:rFonts w:ascii="Wingdings" w:eastAsia="Wingdings" w:hAnsi="Wingdings" w:cs="Wingdings"/>
        <w:b w:val="0"/>
        <w:i w:val="0"/>
        <w:strike w:val="0"/>
        <w:dstrike w:val="0"/>
        <w:color w:val="000000"/>
        <w:sz w:val="24"/>
        <w:u w:val="none" w:color="000000"/>
        <w:effect w:val="none"/>
        <w:bdr w:val="none" w:sz="0" w:space="0" w:color="auto" w:frame="1"/>
        <w:vertAlign w:val="baseline"/>
      </w:rPr>
    </w:lvl>
    <w:lvl w:ilvl="2" w:tplc="58A66870">
      <w:start w:val="1"/>
      <w:numFmt w:val="bullet"/>
      <w:lvlText w:val="▪"/>
      <w:lvlJc w:val="left"/>
      <w:pPr>
        <w:ind w:left="2160" w:firstLine="0"/>
      </w:pPr>
      <w:rPr>
        <w:rFonts w:ascii="Wingdings" w:eastAsia="Wingdings" w:hAnsi="Wingdings" w:cs="Wingdings"/>
        <w:b w:val="0"/>
        <w:i w:val="0"/>
        <w:strike w:val="0"/>
        <w:dstrike w:val="0"/>
        <w:color w:val="000000"/>
        <w:sz w:val="24"/>
        <w:u w:val="none" w:color="000000"/>
        <w:effect w:val="none"/>
        <w:bdr w:val="none" w:sz="0" w:space="0" w:color="auto" w:frame="1"/>
        <w:vertAlign w:val="baseline"/>
      </w:rPr>
    </w:lvl>
    <w:lvl w:ilvl="3" w:tplc="2A126E7C">
      <w:start w:val="1"/>
      <w:numFmt w:val="bullet"/>
      <w:lvlText w:val="•"/>
      <w:lvlJc w:val="left"/>
      <w:pPr>
        <w:ind w:left="2880" w:firstLine="0"/>
      </w:pPr>
      <w:rPr>
        <w:rFonts w:ascii="Wingdings" w:eastAsia="Wingdings" w:hAnsi="Wingdings" w:cs="Wingdings"/>
        <w:b w:val="0"/>
        <w:i w:val="0"/>
        <w:strike w:val="0"/>
        <w:dstrike w:val="0"/>
        <w:color w:val="000000"/>
        <w:sz w:val="24"/>
        <w:u w:val="none" w:color="000000"/>
        <w:effect w:val="none"/>
        <w:bdr w:val="none" w:sz="0" w:space="0" w:color="auto" w:frame="1"/>
        <w:vertAlign w:val="baseline"/>
      </w:rPr>
    </w:lvl>
    <w:lvl w:ilvl="4" w:tplc="1876D4FE">
      <w:start w:val="1"/>
      <w:numFmt w:val="bullet"/>
      <w:lvlText w:val="o"/>
      <w:lvlJc w:val="left"/>
      <w:pPr>
        <w:ind w:left="3600" w:firstLine="0"/>
      </w:pPr>
      <w:rPr>
        <w:rFonts w:ascii="Wingdings" w:eastAsia="Wingdings" w:hAnsi="Wingdings" w:cs="Wingdings"/>
        <w:b w:val="0"/>
        <w:i w:val="0"/>
        <w:strike w:val="0"/>
        <w:dstrike w:val="0"/>
        <w:color w:val="000000"/>
        <w:sz w:val="24"/>
        <w:u w:val="none" w:color="000000"/>
        <w:effect w:val="none"/>
        <w:bdr w:val="none" w:sz="0" w:space="0" w:color="auto" w:frame="1"/>
        <w:vertAlign w:val="baseline"/>
      </w:rPr>
    </w:lvl>
    <w:lvl w:ilvl="5" w:tplc="B426BEAA">
      <w:start w:val="1"/>
      <w:numFmt w:val="bullet"/>
      <w:lvlText w:val="▪"/>
      <w:lvlJc w:val="left"/>
      <w:pPr>
        <w:ind w:left="4320" w:firstLine="0"/>
      </w:pPr>
      <w:rPr>
        <w:rFonts w:ascii="Wingdings" w:eastAsia="Wingdings" w:hAnsi="Wingdings" w:cs="Wingdings"/>
        <w:b w:val="0"/>
        <w:i w:val="0"/>
        <w:strike w:val="0"/>
        <w:dstrike w:val="0"/>
        <w:color w:val="000000"/>
        <w:sz w:val="24"/>
        <w:u w:val="none" w:color="000000"/>
        <w:effect w:val="none"/>
        <w:bdr w:val="none" w:sz="0" w:space="0" w:color="auto" w:frame="1"/>
        <w:vertAlign w:val="baseline"/>
      </w:rPr>
    </w:lvl>
    <w:lvl w:ilvl="6" w:tplc="181C3D9C">
      <w:start w:val="1"/>
      <w:numFmt w:val="bullet"/>
      <w:lvlText w:val="•"/>
      <w:lvlJc w:val="left"/>
      <w:pPr>
        <w:ind w:left="5040" w:firstLine="0"/>
      </w:pPr>
      <w:rPr>
        <w:rFonts w:ascii="Wingdings" w:eastAsia="Wingdings" w:hAnsi="Wingdings" w:cs="Wingdings"/>
        <w:b w:val="0"/>
        <w:i w:val="0"/>
        <w:strike w:val="0"/>
        <w:dstrike w:val="0"/>
        <w:color w:val="000000"/>
        <w:sz w:val="24"/>
        <w:u w:val="none" w:color="000000"/>
        <w:effect w:val="none"/>
        <w:bdr w:val="none" w:sz="0" w:space="0" w:color="auto" w:frame="1"/>
        <w:vertAlign w:val="baseline"/>
      </w:rPr>
    </w:lvl>
    <w:lvl w:ilvl="7" w:tplc="1312F61E">
      <w:start w:val="1"/>
      <w:numFmt w:val="bullet"/>
      <w:lvlText w:val="o"/>
      <w:lvlJc w:val="left"/>
      <w:pPr>
        <w:ind w:left="5760" w:firstLine="0"/>
      </w:pPr>
      <w:rPr>
        <w:rFonts w:ascii="Wingdings" w:eastAsia="Wingdings" w:hAnsi="Wingdings" w:cs="Wingdings"/>
        <w:b w:val="0"/>
        <w:i w:val="0"/>
        <w:strike w:val="0"/>
        <w:dstrike w:val="0"/>
        <w:color w:val="000000"/>
        <w:sz w:val="24"/>
        <w:u w:val="none" w:color="000000"/>
        <w:effect w:val="none"/>
        <w:bdr w:val="none" w:sz="0" w:space="0" w:color="auto" w:frame="1"/>
        <w:vertAlign w:val="baseline"/>
      </w:rPr>
    </w:lvl>
    <w:lvl w:ilvl="8" w:tplc="6DEC5FE4">
      <w:start w:val="1"/>
      <w:numFmt w:val="bullet"/>
      <w:lvlText w:val="▪"/>
      <w:lvlJc w:val="left"/>
      <w:pPr>
        <w:ind w:left="6480" w:firstLine="0"/>
      </w:pPr>
      <w:rPr>
        <w:rFonts w:ascii="Wingdings" w:eastAsia="Wingdings" w:hAnsi="Wingdings" w:cs="Wingdings"/>
        <w:b w:val="0"/>
        <w:i w:val="0"/>
        <w:strike w:val="0"/>
        <w:dstrike w:val="0"/>
        <w:color w:val="000000"/>
        <w:sz w:val="24"/>
        <w:u w:val="none" w:color="000000"/>
        <w:effect w:val="none"/>
        <w:bdr w:val="none" w:sz="0" w:space="0" w:color="auto" w:frame="1"/>
        <w:vertAlign w:val="baseline"/>
      </w:rPr>
    </w:lvl>
  </w:abstractNum>
  <w:abstractNum w:abstractNumId="4" w15:restartNumberingAfterBreak="0">
    <w:nsid w:val="1B6F2411"/>
    <w:multiLevelType w:val="hybridMultilevel"/>
    <w:tmpl w:val="D6C60292"/>
    <w:lvl w:ilvl="0" w:tplc="E26498D8">
      <w:start w:val="1"/>
      <w:numFmt w:val="bullet"/>
      <w:lvlText w:val=""/>
      <w:lvlJc w:val="left"/>
      <w:pPr>
        <w:ind w:left="360" w:firstLine="0"/>
      </w:pPr>
      <w:rPr>
        <w:rFonts w:ascii="Wingdings" w:eastAsia="Wingdings" w:hAnsi="Wingdings" w:cs="Wingdings"/>
        <w:b w:val="0"/>
        <w:i w:val="0"/>
        <w:strike w:val="0"/>
        <w:dstrike w:val="0"/>
        <w:color w:val="000000"/>
        <w:sz w:val="24"/>
        <w:u w:val="none" w:color="000000"/>
        <w:effect w:val="none"/>
        <w:bdr w:val="none" w:sz="0" w:space="0" w:color="auto" w:frame="1"/>
        <w:vertAlign w:val="baseline"/>
      </w:rPr>
    </w:lvl>
    <w:lvl w:ilvl="1" w:tplc="2480A638">
      <w:start w:val="1"/>
      <w:numFmt w:val="bullet"/>
      <w:lvlText w:val="o"/>
      <w:lvlJc w:val="left"/>
      <w:pPr>
        <w:ind w:left="1080" w:firstLine="0"/>
      </w:pPr>
      <w:rPr>
        <w:rFonts w:ascii="Wingdings" w:eastAsia="Wingdings" w:hAnsi="Wingdings" w:cs="Wingdings"/>
        <w:b w:val="0"/>
        <w:i w:val="0"/>
        <w:strike w:val="0"/>
        <w:dstrike w:val="0"/>
        <w:color w:val="000000"/>
        <w:sz w:val="24"/>
        <w:u w:val="none" w:color="000000"/>
        <w:effect w:val="none"/>
        <w:bdr w:val="none" w:sz="0" w:space="0" w:color="auto" w:frame="1"/>
        <w:vertAlign w:val="baseline"/>
      </w:rPr>
    </w:lvl>
    <w:lvl w:ilvl="2" w:tplc="490E0C08">
      <w:start w:val="1"/>
      <w:numFmt w:val="bullet"/>
      <w:lvlText w:val="▪"/>
      <w:lvlJc w:val="left"/>
      <w:pPr>
        <w:ind w:left="1800" w:firstLine="0"/>
      </w:pPr>
      <w:rPr>
        <w:rFonts w:ascii="Wingdings" w:eastAsia="Wingdings" w:hAnsi="Wingdings" w:cs="Wingdings"/>
        <w:b w:val="0"/>
        <w:i w:val="0"/>
        <w:strike w:val="0"/>
        <w:dstrike w:val="0"/>
        <w:color w:val="000000"/>
        <w:sz w:val="24"/>
        <w:u w:val="none" w:color="000000"/>
        <w:effect w:val="none"/>
        <w:bdr w:val="none" w:sz="0" w:space="0" w:color="auto" w:frame="1"/>
        <w:vertAlign w:val="baseline"/>
      </w:rPr>
    </w:lvl>
    <w:lvl w:ilvl="3" w:tplc="D43C8322">
      <w:start w:val="1"/>
      <w:numFmt w:val="bullet"/>
      <w:lvlText w:val="•"/>
      <w:lvlJc w:val="left"/>
      <w:pPr>
        <w:ind w:left="2520" w:firstLine="0"/>
      </w:pPr>
      <w:rPr>
        <w:rFonts w:ascii="Wingdings" w:eastAsia="Wingdings" w:hAnsi="Wingdings" w:cs="Wingdings"/>
        <w:b w:val="0"/>
        <w:i w:val="0"/>
        <w:strike w:val="0"/>
        <w:dstrike w:val="0"/>
        <w:color w:val="000000"/>
        <w:sz w:val="24"/>
        <w:u w:val="none" w:color="000000"/>
        <w:effect w:val="none"/>
        <w:bdr w:val="none" w:sz="0" w:space="0" w:color="auto" w:frame="1"/>
        <w:vertAlign w:val="baseline"/>
      </w:rPr>
    </w:lvl>
    <w:lvl w:ilvl="4" w:tplc="41EECFD8">
      <w:start w:val="1"/>
      <w:numFmt w:val="bullet"/>
      <w:lvlText w:val="o"/>
      <w:lvlJc w:val="left"/>
      <w:pPr>
        <w:ind w:left="3240" w:firstLine="0"/>
      </w:pPr>
      <w:rPr>
        <w:rFonts w:ascii="Wingdings" w:eastAsia="Wingdings" w:hAnsi="Wingdings" w:cs="Wingdings"/>
        <w:b w:val="0"/>
        <w:i w:val="0"/>
        <w:strike w:val="0"/>
        <w:dstrike w:val="0"/>
        <w:color w:val="000000"/>
        <w:sz w:val="24"/>
        <w:u w:val="none" w:color="000000"/>
        <w:effect w:val="none"/>
        <w:bdr w:val="none" w:sz="0" w:space="0" w:color="auto" w:frame="1"/>
        <w:vertAlign w:val="baseline"/>
      </w:rPr>
    </w:lvl>
    <w:lvl w:ilvl="5" w:tplc="2032A5B2">
      <w:start w:val="1"/>
      <w:numFmt w:val="bullet"/>
      <w:lvlText w:val="▪"/>
      <w:lvlJc w:val="left"/>
      <w:pPr>
        <w:ind w:left="3960" w:firstLine="0"/>
      </w:pPr>
      <w:rPr>
        <w:rFonts w:ascii="Wingdings" w:eastAsia="Wingdings" w:hAnsi="Wingdings" w:cs="Wingdings"/>
        <w:b w:val="0"/>
        <w:i w:val="0"/>
        <w:strike w:val="0"/>
        <w:dstrike w:val="0"/>
        <w:color w:val="000000"/>
        <w:sz w:val="24"/>
        <w:u w:val="none" w:color="000000"/>
        <w:effect w:val="none"/>
        <w:bdr w:val="none" w:sz="0" w:space="0" w:color="auto" w:frame="1"/>
        <w:vertAlign w:val="baseline"/>
      </w:rPr>
    </w:lvl>
    <w:lvl w:ilvl="6" w:tplc="143803F0">
      <w:start w:val="1"/>
      <w:numFmt w:val="bullet"/>
      <w:lvlText w:val="•"/>
      <w:lvlJc w:val="left"/>
      <w:pPr>
        <w:ind w:left="4680" w:firstLine="0"/>
      </w:pPr>
      <w:rPr>
        <w:rFonts w:ascii="Wingdings" w:eastAsia="Wingdings" w:hAnsi="Wingdings" w:cs="Wingdings"/>
        <w:b w:val="0"/>
        <w:i w:val="0"/>
        <w:strike w:val="0"/>
        <w:dstrike w:val="0"/>
        <w:color w:val="000000"/>
        <w:sz w:val="24"/>
        <w:u w:val="none" w:color="000000"/>
        <w:effect w:val="none"/>
        <w:bdr w:val="none" w:sz="0" w:space="0" w:color="auto" w:frame="1"/>
        <w:vertAlign w:val="baseline"/>
      </w:rPr>
    </w:lvl>
    <w:lvl w:ilvl="7" w:tplc="824650A4">
      <w:start w:val="1"/>
      <w:numFmt w:val="bullet"/>
      <w:lvlText w:val="o"/>
      <w:lvlJc w:val="left"/>
      <w:pPr>
        <w:ind w:left="5400" w:firstLine="0"/>
      </w:pPr>
      <w:rPr>
        <w:rFonts w:ascii="Wingdings" w:eastAsia="Wingdings" w:hAnsi="Wingdings" w:cs="Wingdings"/>
        <w:b w:val="0"/>
        <w:i w:val="0"/>
        <w:strike w:val="0"/>
        <w:dstrike w:val="0"/>
        <w:color w:val="000000"/>
        <w:sz w:val="24"/>
        <w:u w:val="none" w:color="000000"/>
        <w:effect w:val="none"/>
        <w:bdr w:val="none" w:sz="0" w:space="0" w:color="auto" w:frame="1"/>
        <w:vertAlign w:val="baseline"/>
      </w:rPr>
    </w:lvl>
    <w:lvl w:ilvl="8" w:tplc="06AC57C4">
      <w:start w:val="1"/>
      <w:numFmt w:val="bullet"/>
      <w:lvlText w:val="▪"/>
      <w:lvlJc w:val="left"/>
      <w:pPr>
        <w:ind w:left="6120" w:firstLine="0"/>
      </w:pPr>
      <w:rPr>
        <w:rFonts w:ascii="Wingdings" w:eastAsia="Wingdings" w:hAnsi="Wingdings" w:cs="Wingdings"/>
        <w:b w:val="0"/>
        <w:i w:val="0"/>
        <w:strike w:val="0"/>
        <w:dstrike w:val="0"/>
        <w:color w:val="000000"/>
        <w:sz w:val="24"/>
        <w:u w:val="none" w:color="000000"/>
        <w:effect w:val="none"/>
        <w:bdr w:val="none" w:sz="0" w:space="0" w:color="auto" w:frame="1"/>
        <w:vertAlign w:val="baseline"/>
      </w:rPr>
    </w:lvl>
  </w:abstractNum>
  <w:abstractNum w:abstractNumId="5" w15:restartNumberingAfterBreak="0">
    <w:nsid w:val="232576CA"/>
    <w:multiLevelType w:val="hybridMultilevel"/>
    <w:tmpl w:val="E59AFC72"/>
    <w:lvl w:ilvl="0" w:tplc="15443412">
      <w:start w:val="1"/>
      <w:numFmt w:val="decimal"/>
      <w:lvlText w:val="%1."/>
      <w:lvlJc w:val="left"/>
      <w:pPr>
        <w:ind w:left="415" w:hanging="360"/>
      </w:pPr>
      <w:rPr>
        <w:rFonts w:hint="default"/>
      </w:rPr>
    </w:lvl>
    <w:lvl w:ilvl="1" w:tplc="040C0019" w:tentative="1">
      <w:start w:val="1"/>
      <w:numFmt w:val="lowerLetter"/>
      <w:lvlText w:val="%2."/>
      <w:lvlJc w:val="left"/>
      <w:pPr>
        <w:ind w:left="1135" w:hanging="360"/>
      </w:pPr>
    </w:lvl>
    <w:lvl w:ilvl="2" w:tplc="040C001B" w:tentative="1">
      <w:start w:val="1"/>
      <w:numFmt w:val="lowerRoman"/>
      <w:lvlText w:val="%3."/>
      <w:lvlJc w:val="right"/>
      <w:pPr>
        <w:ind w:left="1855" w:hanging="180"/>
      </w:pPr>
    </w:lvl>
    <w:lvl w:ilvl="3" w:tplc="040C000F" w:tentative="1">
      <w:start w:val="1"/>
      <w:numFmt w:val="decimal"/>
      <w:lvlText w:val="%4."/>
      <w:lvlJc w:val="left"/>
      <w:pPr>
        <w:ind w:left="2575" w:hanging="360"/>
      </w:pPr>
    </w:lvl>
    <w:lvl w:ilvl="4" w:tplc="040C0019" w:tentative="1">
      <w:start w:val="1"/>
      <w:numFmt w:val="lowerLetter"/>
      <w:lvlText w:val="%5."/>
      <w:lvlJc w:val="left"/>
      <w:pPr>
        <w:ind w:left="3295" w:hanging="360"/>
      </w:pPr>
    </w:lvl>
    <w:lvl w:ilvl="5" w:tplc="040C001B" w:tentative="1">
      <w:start w:val="1"/>
      <w:numFmt w:val="lowerRoman"/>
      <w:lvlText w:val="%6."/>
      <w:lvlJc w:val="right"/>
      <w:pPr>
        <w:ind w:left="4015" w:hanging="180"/>
      </w:pPr>
    </w:lvl>
    <w:lvl w:ilvl="6" w:tplc="040C000F" w:tentative="1">
      <w:start w:val="1"/>
      <w:numFmt w:val="decimal"/>
      <w:lvlText w:val="%7."/>
      <w:lvlJc w:val="left"/>
      <w:pPr>
        <w:ind w:left="4735" w:hanging="360"/>
      </w:pPr>
    </w:lvl>
    <w:lvl w:ilvl="7" w:tplc="040C0019" w:tentative="1">
      <w:start w:val="1"/>
      <w:numFmt w:val="lowerLetter"/>
      <w:lvlText w:val="%8."/>
      <w:lvlJc w:val="left"/>
      <w:pPr>
        <w:ind w:left="5455" w:hanging="360"/>
      </w:pPr>
    </w:lvl>
    <w:lvl w:ilvl="8" w:tplc="040C001B" w:tentative="1">
      <w:start w:val="1"/>
      <w:numFmt w:val="lowerRoman"/>
      <w:lvlText w:val="%9."/>
      <w:lvlJc w:val="right"/>
      <w:pPr>
        <w:ind w:left="6175" w:hanging="180"/>
      </w:pPr>
    </w:lvl>
  </w:abstractNum>
  <w:abstractNum w:abstractNumId="6" w15:restartNumberingAfterBreak="0">
    <w:nsid w:val="24A62164"/>
    <w:multiLevelType w:val="hybridMultilevel"/>
    <w:tmpl w:val="4CA84304"/>
    <w:lvl w:ilvl="0" w:tplc="040C000B">
      <w:start w:val="1"/>
      <w:numFmt w:val="bullet"/>
      <w:lvlText w:val=""/>
      <w:lvlJc w:val="left"/>
      <w:pPr>
        <w:ind w:left="705" w:hanging="360"/>
      </w:pPr>
      <w:rPr>
        <w:rFonts w:ascii="Wingdings" w:hAnsi="Wingdings" w:hint="default"/>
      </w:rPr>
    </w:lvl>
    <w:lvl w:ilvl="1" w:tplc="040C0003" w:tentative="1">
      <w:start w:val="1"/>
      <w:numFmt w:val="bullet"/>
      <w:lvlText w:val="o"/>
      <w:lvlJc w:val="left"/>
      <w:pPr>
        <w:ind w:left="1425" w:hanging="360"/>
      </w:pPr>
      <w:rPr>
        <w:rFonts w:ascii="Courier New" w:hAnsi="Courier New" w:cs="Courier New" w:hint="default"/>
      </w:rPr>
    </w:lvl>
    <w:lvl w:ilvl="2" w:tplc="040C0005" w:tentative="1">
      <w:start w:val="1"/>
      <w:numFmt w:val="bullet"/>
      <w:lvlText w:val=""/>
      <w:lvlJc w:val="left"/>
      <w:pPr>
        <w:ind w:left="2145" w:hanging="360"/>
      </w:pPr>
      <w:rPr>
        <w:rFonts w:ascii="Wingdings" w:hAnsi="Wingdings" w:hint="default"/>
      </w:rPr>
    </w:lvl>
    <w:lvl w:ilvl="3" w:tplc="040C0001" w:tentative="1">
      <w:start w:val="1"/>
      <w:numFmt w:val="bullet"/>
      <w:lvlText w:val=""/>
      <w:lvlJc w:val="left"/>
      <w:pPr>
        <w:ind w:left="2865" w:hanging="360"/>
      </w:pPr>
      <w:rPr>
        <w:rFonts w:ascii="Symbol" w:hAnsi="Symbol" w:hint="default"/>
      </w:rPr>
    </w:lvl>
    <w:lvl w:ilvl="4" w:tplc="040C0003" w:tentative="1">
      <w:start w:val="1"/>
      <w:numFmt w:val="bullet"/>
      <w:lvlText w:val="o"/>
      <w:lvlJc w:val="left"/>
      <w:pPr>
        <w:ind w:left="3585" w:hanging="360"/>
      </w:pPr>
      <w:rPr>
        <w:rFonts w:ascii="Courier New" w:hAnsi="Courier New" w:cs="Courier New" w:hint="default"/>
      </w:rPr>
    </w:lvl>
    <w:lvl w:ilvl="5" w:tplc="040C0005" w:tentative="1">
      <w:start w:val="1"/>
      <w:numFmt w:val="bullet"/>
      <w:lvlText w:val=""/>
      <w:lvlJc w:val="left"/>
      <w:pPr>
        <w:ind w:left="4305" w:hanging="360"/>
      </w:pPr>
      <w:rPr>
        <w:rFonts w:ascii="Wingdings" w:hAnsi="Wingdings" w:hint="default"/>
      </w:rPr>
    </w:lvl>
    <w:lvl w:ilvl="6" w:tplc="040C0001" w:tentative="1">
      <w:start w:val="1"/>
      <w:numFmt w:val="bullet"/>
      <w:lvlText w:val=""/>
      <w:lvlJc w:val="left"/>
      <w:pPr>
        <w:ind w:left="5025" w:hanging="360"/>
      </w:pPr>
      <w:rPr>
        <w:rFonts w:ascii="Symbol" w:hAnsi="Symbol" w:hint="default"/>
      </w:rPr>
    </w:lvl>
    <w:lvl w:ilvl="7" w:tplc="040C0003" w:tentative="1">
      <w:start w:val="1"/>
      <w:numFmt w:val="bullet"/>
      <w:lvlText w:val="o"/>
      <w:lvlJc w:val="left"/>
      <w:pPr>
        <w:ind w:left="5745" w:hanging="360"/>
      </w:pPr>
      <w:rPr>
        <w:rFonts w:ascii="Courier New" w:hAnsi="Courier New" w:cs="Courier New" w:hint="default"/>
      </w:rPr>
    </w:lvl>
    <w:lvl w:ilvl="8" w:tplc="040C0005" w:tentative="1">
      <w:start w:val="1"/>
      <w:numFmt w:val="bullet"/>
      <w:lvlText w:val=""/>
      <w:lvlJc w:val="left"/>
      <w:pPr>
        <w:ind w:left="6465" w:hanging="360"/>
      </w:pPr>
      <w:rPr>
        <w:rFonts w:ascii="Wingdings" w:hAnsi="Wingdings" w:hint="default"/>
      </w:rPr>
    </w:lvl>
  </w:abstractNum>
  <w:abstractNum w:abstractNumId="7" w15:restartNumberingAfterBreak="0">
    <w:nsid w:val="2A181B9B"/>
    <w:multiLevelType w:val="hybridMultilevel"/>
    <w:tmpl w:val="668CA4B2"/>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2B7A2BED"/>
    <w:multiLevelType w:val="hybridMultilevel"/>
    <w:tmpl w:val="C20AAEC0"/>
    <w:lvl w:ilvl="0" w:tplc="8BA23E06">
      <w:start w:val="1"/>
      <w:numFmt w:val="bullet"/>
      <w:lvlText w:val=""/>
      <w:lvlJc w:val="left"/>
      <w:pPr>
        <w:ind w:left="720" w:firstLine="0"/>
      </w:pPr>
      <w:rPr>
        <w:rFonts w:ascii="Wingdings" w:eastAsia="Wingdings" w:hAnsi="Wingdings" w:cs="Wingdings"/>
        <w:b w:val="0"/>
        <w:i w:val="0"/>
        <w:strike w:val="0"/>
        <w:dstrike w:val="0"/>
        <w:color w:val="000000"/>
        <w:sz w:val="24"/>
        <w:u w:val="none" w:color="000000"/>
        <w:effect w:val="none"/>
        <w:bdr w:val="none" w:sz="0" w:space="0" w:color="auto" w:frame="1"/>
        <w:vertAlign w:val="baseline"/>
      </w:rPr>
    </w:lvl>
    <w:lvl w:ilvl="1" w:tplc="F7B0AD08">
      <w:start w:val="1"/>
      <w:numFmt w:val="bullet"/>
      <w:lvlText w:val="o"/>
      <w:lvlJc w:val="left"/>
      <w:pPr>
        <w:ind w:left="1440" w:firstLine="0"/>
      </w:pPr>
      <w:rPr>
        <w:rFonts w:ascii="Wingdings" w:eastAsia="Wingdings" w:hAnsi="Wingdings" w:cs="Wingdings"/>
        <w:b w:val="0"/>
        <w:i w:val="0"/>
        <w:strike w:val="0"/>
        <w:dstrike w:val="0"/>
        <w:color w:val="000000"/>
        <w:sz w:val="24"/>
        <w:u w:val="none" w:color="000000"/>
        <w:effect w:val="none"/>
        <w:bdr w:val="none" w:sz="0" w:space="0" w:color="auto" w:frame="1"/>
        <w:vertAlign w:val="baseline"/>
      </w:rPr>
    </w:lvl>
    <w:lvl w:ilvl="2" w:tplc="8244CCBE">
      <w:start w:val="1"/>
      <w:numFmt w:val="bullet"/>
      <w:lvlText w:val="▪"/>
      <w:lvlJc w:val="left"/>
      <w:pPr>
        <w:ind w:left="2160" w:firstLine="0"/>
      </w:pPr>
      <w:rPr>
        <w:rFonts w:ascii="Wingdings" w:eastAsia="Wingdings" w:hAnsi="Wingdings" w:cs="Wingdings"/>
        <w:b w:val="0"/>
        <w:i w:val="0"/>
        <w:strike w:val="0"/>
        <w:dstrike w:val="0"/>
        <w:color w:val="000000"/>
        <w:sz w:val="24"/>
        <w:u w:val="none" w:color="000000"/>
        <w:effect w:val="none"/>
        <w:bdr w:val="none" w:sz="0" w:space="0" w:color="auto" w:frame="1"/>
        <w:vertAlign w:val="baseline"/>
      </w:rPr>
    </w:lvl>
    <w:lvl w:ilvl="3" w:tplc="097E76BE">
      <w:start w:val="1"/>
      <w:numFmt w:val="bullet"/>
      <w:lvlText w:val="•"/>
      <w:lvlJc w:val="left"/>
      <w:pPr>
        <w:ind w:left="2880" w:firstLine="0"/>
      </w:pPr>
      <w:rPr>
        <w:rFonts w:ascii="Wingdings" w:eastAsia="Wingdings" w:hAnsi="Wingdings" w:cs="Wingdings"/>
        <w:b w:val="0"/>
        <w:i w:val="0"/>
        <w:strike w:val="0"/>
        <w:dstrike w:val="0"/>
        <w:color w:val="000000"/>
        <w:sz w:val="24"/>
        <w:u w:val="none" w:color="000000"/>
        <w:effect w:val="none"/>
        <w:bdr w:val="none" w:sz="0" w:space="0" w:color="auto" w:frame="1"/>
        <w:vertAlign w:val="baseline"/>
      </w:rPr>
    </w:lvl>
    <w:lvl w:ilvl="4" w:tplc="BFC6BE14">
      <w:start w:val="1"/>
      <w:numFmt w:val="bullet"/>
      <w:lvlText w:val="o"/>
      <w:lvlJc w:val="left"/>
      <w:pPr>
        <w:ind w:left="3600" w:firstLine="0"/>
      </w:pPr>
      <w:rPr>
        <w:rFonts w:ascii="Wingdings" w:eastAsia="Wingdings" w:hAnsi="Wingdings" w:cs="Wingdings"/>
        <w:b w:val="0"/>
        <w:i w:val="0"/>
        <w:strike w:val="0"/>
        <w:dstrike w:val="0"/>
        <w:color w:val="000000"/>
        <w:sz w:val="24"/>
        <w:u w:val="none" w:color="000000"/>
        <w:effect w:val="none"/>
        <w:bdr w:val="none" w:sz="0" w:space="0" w:color="auto" w:frame="1"/>
        <w:vertAlign w:val="baseline"/>
      </w:rPr>
    </w:lvl>
    <w:lvl w:ilvl="5" w:tplc="9C3085B8">
      <w:start w:val="1"/>
      <w:numFmt w:val="bullet"/>
      <w:lvlText w:val="▪"/>
      <w:lvlJc w:val="left"/>
      <w:pPr>
        <w:ind w:left="4320" w:firstLine="0"/>
      </w:pPr>
      <w:rPr>
        <w:rFonts w:ascii="Wingdings" w:eastAsia="Wingdings" w:hAnsi="Wingdings" w:cs="Wingdings"/>
        <w:b w:val="0"/>
        <w:i w:val="0"/>
        <w:strike w:val="0"/>
        <w:dstrike w:val="0"/>
        <w:color w:val="000000"/>
        <w:sz w:val="24"/>
        <w:u w:val="none" w:color="000000"/>
        <w:effect w:val="none"/>
        <w:bdr w:val="none" w:sz="0" w:space="0" w:color="auto" w:frame="1"/>
        <w:vertAlign w:val="baseline"/>
      </w:rPr>
    </w:lvl>
    <w:lvl w:ilvl="6" w:tplc="42F058B4">
      <w:start w:val="1"/>
      <w:numFmt w:val="bullet"/>
      <w:lvlText w:val="•"/>
      <w:lvlJc w:val="left"/>
      <w:pPr>
        <w:ind w:left="5040" w:firstLine="0"/>
      </w:pPr>
      <w:rPr>
        <w:rFonts w:ascii="Wingdings" w:eastAsia="Wingdings" w:hAnsi="Wingdings" w:cs="Wingdings"/>
        <w:b w:val="0"/>
        <w:i w:val="0"/>
        <w:strike w:val="0"/>
        <w:dstrike w:val="0"/>
        <w:color w:val="000000"/>
        <w:sz w:val="24"/>
        <w:u w:val="none" w:color="000000"/>
        <w:effect w:val="none"/>
        <w:bdr w:val="none" w:sz="0" w:space="0" w:color="auto" w:frame="1"/>
        <w:vertAlign w:val="baseline"/>
      </w:rPr>
    </w:lvl>
    <w:lvl w:ilvl="7" w:tplc="5D7CC264">
      <w:start w:val="1"/>
      <w:numFmt w:val="bullet"/>
      <w:lvlText w:val="o"/>
      <w:lvlJc w:val="left"/>
      <w:pPr>
        <w:ind w:left="5760" w:firstLine="0"/>
      </w:pPr>
      <w:rPr>
        <w:rFonts w:ascii="Wingdings" w:eastAsia="Wingdings" w:hAnsi="Wingdings" w:cs="Wingdings"/>
        <w:b w:val="0"/>
        <w:i w:val="0"/>
        <w:strike w:val="0"/>
        <w:dstrike w:val="0"/>
        <w:color w:val="000000"/>
        <w:sz w:val="24"/>
        <w:u w:val="none" w:color="000000"/>
        <w:effect w:val="none"/>
        <w:bdr w:val="none" w:sz="0" w:space="0" w:color="auto" w:frame="1"/>
        <w:vertAlign w:val="baseline"/>
      </w:rPr>
    </w:lvl>
    <w:lvl w:ilvl="8" w:tplc="1D1E7A58">
      <w:start w:val="1"/>
      <w:numFmt w:val="bullet"/>
      <w:lvlText w:val="▪"/>
      <w:lvlJc w:val="left"/>
      <w:pPr>
        <w:ind w:left="6480" w:firstLine="0"/>
      </w:pPr>
      <w:rPr>
        <w:rFonts w:ascii="Wingdings" w:eastAsia="Wingdings" w:hAnsi="Wingdings" w:cs="Wingdings"/>
        <w:b w:val="0"/>
        <w:i w:val="0"/>
        <w:strike w:val="0"/>
        <w:dstrike w:val="0"/>
        <w:color w:val="000000"/>
        <w:sz w:val="24"/>
        <w:u w:val="none" w:color="000000"/>
        <w:effect w:val="none"/>
        <w:bdr w:val="none" w:sz="0" w:space="0" w:color="auto" w:frame="1"/>
        <w:vertAlign w:val="baseline"/>
      </w:rPr>
    </w:lvl>
  </w:abstractNum>
  <w:abstractNum w:abstractNumId="9" w15:restartNumberingAfterBreak="0">
    <w:nsid w:val="318F7750"/>
    <w:multiLevelType w:val="hybridMultilevel"/>
    <w:tmpl w:val="8BBC2C8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373A65C4"/>
    <w:multiLevelType w:val="hybridMultilevel"/>
    <w:tmpl w:val="C7C46712"/>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49D23398"/>
    <w:multiLevelType w:val="hybridMultilevel"/>
    <w:tmpl w:val="F5B8376C"/>
    <w:lvl w:ilvl="0" w:tplc="AC861F2C">
      <w:start w:val="1"/>
      <w:numFmt w:val="bullet"/>
      <w:lvlText w:val=""/>
      <w:lvlJc w:val="left"/>
      <w:pPr>
        <w:ind w:left="720" w:firstLine="0"/>
      </w:pPr>
      <w:rPr>
        <w:rFonts w:ascii="Wingdings" w:eastAsia="Wingdings" w:hAnsi="Wingdings" w:cs="Wingdings"/>
        <w:b w:val="0"/>
        <w:i w:val="0"/>
        <w:strike w:val="0"/>
        <w:dstrike w:val="0"/>
        <w:color w:val="000000"/>
        <w:sz w:val="24"/>
        <w:u w:val="none" w:color="000000"/>
        <w:effect w:val="none"/>
        <w:bdr w:val="none" w:sz="0" w:space="0" w:color="auto" w:frame="1"/>
        <w:vertAlign w:val="baseline"/>
      </w:rPr>
    </w:lvl>
    <w:lvl w:ilvl="1" w:tplc="21D2CDF0">
      <w:start w:val="1"/>
      <w:numFmt w:val="bullet"/>
      <w:lvlText w:val="o"/>
      <w:lvlJc w:val="left"/>
      <w:pPr>
        <w:ind w:left="1440" w:firstLine="0"/>
      </w:pPr>
      <w:rPr>
        <w:rFonts w:ascii="Wingdings" w:eastAsia="Wingdings" w:hAnsi="Wingdings" w:cs="Wingdings"/>
        <w:b w:val="0"/>
        <w:i w:val="0"/>
        <w:strike w:val="0"/>
        <w:dstrike w:val="0"/>
        <w:color w:val="000000"/>
        <w:sz w:val="24"/>
        <w:u w:val="none" w:color="000000"/>
        <w:effect w:val="none"/>
        <w:bdr w:val="none" w:sz="0" w:space="0" w:color="auto" w:frame="1"/>
        <w:vertAlign w:val="baseline"/>
      </w:rPr>
    </w:lvl>
    <w:lvl w:ilvl="2" w:tplc="F348B300">
      <w:start w:val="1"/>
      <w:numFmt w:val="bullet"/>
      <w:lvlText w:val="▪"/>
      <w:lvlJc w:val="left"/>
      <w:pPr>
        <w:ind w:left="2160" w:firstLine="0"/>
      </w:pPr>
      <w:rPr>
        <w:rFonts w:ascii="Wingdings" w:eastAsia="Wingdings" w:hAnsi="Wingdings" w:cs="Wingdings"/>
        <w:b w:val="0"/>
        <w:i w:val="0"/>
        <w:strike w:val="0"/>
        <w:dstrike w:val="0"/>
        <w:color w:val="000000"/>
        <w:sz w:val="24"/>
        <w:u w:val="none" w:color="000000"/>
        <w:effect w:val="none"/>
        <w:bdr w:val="none" w:sz="0" w:space="0" w:color="auto" w:frame="1"/>
        <w:vertAlign w:val="baseline"/>
      </w:rPr>
    </w:lvl>
    <w:lvl w:ilvl="3" w:tplc="B0927590">
      <w:start w:val="1"/>
      <w:numFmt w:val="bullet"/>
      <w:lvlText w:val="•"/>
      <w:lvlJc w:val="left"/>
      <w:pPr>
        <w:ind w:left="2880" w:firstLine="0"/>
      </w:pPr>
      <w:rPr>
        <w:rFonts w:ascii="Wingdings" w:eastAsia="Wingdings" w:hAnsi="Wingdings" w:cs="Wingdings"/>
        <w:b w:val="0"/>
        <w:i w:val="0"/>
        <w:strike w:val="0"/>
        <w:dstrike w:val="0"/>
        <w:color w:val="000000"/>
        <w:sz w:val="24"/>
        <w:u w:val="none" w:color="000000"/>
        <w:effect w:val="none"/>
        <w:bdr w:val="none" w:sz="0" w:space="0" w:color="auto" w:frame="1"/>
        <w:vertAlign w:val="baseline"/>
      </w:rPr>
    </w:lvl>
    <w:lvl w:ilvl="4" w:tplc="B832DE92">
      <w:start w:val="1"/>
      <w:numFmt w:val="bullet"/>
      <w:lvlText w:val="o"/>
      <w:lvlJc w:val="left"/>
      <w:pPr>
        <w:ind w:left="3600" w:firstLine="0"/>
      </w:pPr>
      <w:rPr>
        <w:rFonts w:ascii="Wingdings" w:eastAsia="Wingdings" w:hAnsi="Wingdings" w:cs="Wingdings"/>
        <w:b w:val="0"/>
        <w:i w:val="0"/>
        <w:strike w:val="0"/>
        <w:dstrike w:val="0"/>
        <w:color w:val="000000"/>
        <w:sz w:val="24"/>
        <w:u w:val="none" w:color="000000"/>
        <w:effect w:val="none"/>
        <w:bdr w:val="none" w:sz="0" w:space="0" w:color="auto" w:frame="1"/>
        <w:vertAlign w:val="baseline"/>
      </w:rPr>
    </w:lvl>
    <w:lvl w:ilvl="5" w:tplc="1D3ABA40">
      <w:start w:val="1"/>
      <w:numFmt w:val="bullet"/>
      <w:lvlText w:val="▪"/>
      <w:lvlJc w:val="left"/>
      <w:pPr>
        <w:ind w:left="4320" w:firstLine="0"/>
      </w:pPr>
      <w:rPr>
        <w:rFonts w:ascii="Wingdings" w:eastAsia="Wingdings" w:hAnsi="Wingdings" w:cs="Wingdings"/>
        <w:b w:val="0"/>
        <w:i w:val="0"/>
        <w:strike w:val="0"/>
        <w:dstrike w:val="0"/>
        <w:color w:val="000000"/>
        <w:sz w:val="24"/>
        <w:u w:val="none" w:color="000000"/>
        <w:effect w:val="none"/>
        <w:bdr w:val="none" w:sz="0" w:space="0" w:color="auto" w:frame="1"/>
        <w:vertAlign w:val="baseline"/>
      </w:rPr>
    </w:lvl>
    <w:lvl w:ilvl="6" w:tplc="A6B6467E">
      <w:start w:val="1"/>
      <w:numFmt w:val="bullet"/>
      <w:lvlText w:val="•"/>
      <w:lvlJc w:val="left"/>
      <w:pPr>
        <w:ind w:left="5040" w:firstLine="0"/>
      </w:pPr>
      <w:rPr>
        <w:rFonts w:ascii="Wingdings" w:eastAsia="Wingdings" w:hAnsi="Wingdings" w:cs="Wingdings"/>
        <w:b w:val="0"/>
        <w:i w:val="0"/>
        <w:strike w:val="0"/>
        <w:dstrike w:val="0"/>
        <w:color w:val="000000"/>
        <w:sz w:val="24"/>
        <w:u w:val="none" w:color="000000"/>
        <w:effect w:val="none"/>
        <w:bdr w:val="none" w:sz="0" w:space="0" w:color="auto" w:frame="1"/>
        <w:vertAlign w:val="baseline"/>
      </w:rPr>
    </w:lvl>
    <w:lvl w:ilvl="7" w:tplc="BBA664F6">
      <w:start w:val="1"/>
      <w:numFmt w:val="bullet"/>
      <w:lvlText w:val="o"/>
      <w:lvlJc w:val="left"/>
      <w:pPr>
        <w:ind w:left="5760" w:firstLine="0"/>
      </w:pPr>
      <w:rPr>
        <w:rFonts w:ascii="Wingdings" w:eastAsia="Wingdings" w:hAnsi="Wingdings" w:cs="Wingdings"/>
        <w:b w:val="0"/>
        <w:i w:val="0"/>
        <w:strike w:val="0"/>
        <w:dstrike w:val="0"/>
        <w:color w:val="000000"/>
        <w:sz w:val="24"/>
        <w:u w:val="none" w:color="000000"/>
        <w:effect w:val="none"/>
        <w:bdr w:val="none" w:sz="0" w:space="0" w:color="auto" w:frame="1"/>
        <w:vertAlign w:val="baseline"/>
      </w:rPr>
    </w:lvl>
    <w:lvl w:ilvl="8" w:tplc="CC268642">
      <w:start w:val="1"/>
      <w:numFmt w:val="bullet"/>
      <w:lvlText w:val="▪"/>
      <w:lvlJc w:val="left"/>
      <w:pPr>
        <w:ind w:left="6480" w:firstLine="0"/>
      </w:pPr>
      <w:rPr>
        <w:rFonts w:ascii="Wingdings" w:eastAsia="Wingdings" w:hAnsi="Wingdings" w:cs="Wingdings"/>
        <w:b w:val="0"/>
        <w:i w:val="0"/>
        <w:strike w:val="0"/>
        <w:dstrike w:val="0"/>
        <w:color w:val="000000"/>
        <w:sz w:val="24"/>
        <w:u w:val="none" w:color="000000"/>
        <w:effect w:val="none"/>
        <w:bdr w:val="none" w:sz="0" w:space="0" w:color="auto" w:frame="1"/>
        <w:vertAlign w:val="baseline"/>
      </w:rPr>
    </w:lvl>
  </w:abstractNum>
  <w:abstractNum w:abstractNumId="12" w15:restartNumberingAfterBreak="0">
    <w:nsid w:val="50C43565"/>
    <w:multiLevelType w:val="multilevel"/>
    <w:tmpl w:val="6F12A19A"/>
    <w:lvl w:ilvl="0">
      <w:start w:val="1"/>
      <w:numFmt w:val="decimal"/>
      <w:lvlText w:val="%1."/>
      <w:lvlJc w:val="left"/>
      <w:pPr>
        <w:ind w:left="345" w:hanging="360"/>
      </w:pPr>
      <w:rPr>
        <w:rFonts w:hint="default"/>
      </w:rPr>
    </w:lvl>
    <w:lvl w:ilvl="1">
      <w:start w:val="1"/>
      <w:numFmt w:val="decimal"/>
      <w:isLgl/>
      <w:lvlText w:val="%1.%2."/>
      <w:lvlJc w:val="left"/>
      <w:pPr>
        <w:ind w:left="345" w:hanging="360"/>
      </w:pPr>
      <w:rPr>
        <w:rFonts w:hint="default"/>
      </w:rPr>
    </w:lvl>
    <w:lvl w:ilvl="2">
      <w:start w:val="1"/>
      <w:numFmt w:val="decimal"/>
      <w:isLgl/>
      <w:lvlText w:val="%1.%2.%3."/>
      <w:lvlJc w:val="left"/>
      <w:pPr>
        <w:ind w:left="705" w:hanging="720"/>
      </w:pPr>
      <w:rPr>
        <w:rFonts w:hint="default"/>
      </w:rPr>
    </w:lvl>
    <w:lvl w:ilvl="3">
      <w:start w:val="1"/>
      <w:numFmt w:val="decimal"/>
      <w:isLgl/>
      <w:lvlText w:val="%1.%2.%3.%4."/>
      <w:lvlJc w:val="left"/>
      <w:pPr>
        <w:ind w:left="705" w:hanging="720"/>
      </w:pPr>
      <w:rPr>
        <w:rFonts w:hint="default"/>
      </w:rPr>
    </w:lvl>
    <w:lvl w:ilvl="4">
      <w:start w:val="1"/>
      <w:numFmt w:val="decimal"/>
      <w:isLgl/>
      <w:lvlText w:val="%1.%2.%3.%4.%5."/>
      <w:lvlJc w:val="left"/>
      <w:pPr>
        <w:ind w:left="1065" w:hanging="1080"/>
      </w:pPr>
      <w:rPr>
        <w:rFonts w:hint="default"/>
      </w:rPr>
    </w:lvl>
    <w:lvl w:ilvl="5">
      <w:start w:val="1"/>
      <w:numFmt w:val="decimal"/>
      <w:isLgl/>
      <w:lvlText w:val="%1.%2.%3.%4.%5.%6."/>
      <w:lvlJc w:val="left"/>
      <w:pPr>
        <w:ind w:left="1065" w:hanging="1080"/>
      </w:pPr>
      <w:rPr>
        <w:rFonts w:hint="default"/>
      </w:rPr>
    </w:lvl>
    <w:lvl w:ilvl="6">
      <w:start w:val="1"/>
      <w:numFmt w:val="decimal"/>
      <w:isLgl/>
      <w:lvlText w:val="%1.%2.%3.%4.%5.%6.%7."/>
      <w:lvlJc w:val="left"/>
      <w:pPr>
        <w:ind w:left="1425" w:hanging="1440"/>
      </w:pPr>
      <w:rPr>
        <w:rFonts w:hint="default"/>
      </w:rPr>
    </w:lvl>
    <w:lvl w:ilvl="7">
      <w:start w:val="1"/>
      <w:numFmt w:val="decimal"/>
      <w:isLgl/>
      <w:lvlText w:val="%1.%2.%3.%4.%5.%6.%7.%8."/>
      <w:lvlJc w:val="left"/>
      <w:pPr>
        <w:ind w:left="1425" w:hanging="1440"/>
      </w:pPr>
      <w:rPr>
        <w:rFonts w:hint="default"/>
      </w:rPr>
    </w:lvl>
    <w:lvl w:ilvl="8">
      <w:start w:val="1"/>
      <w:numFmt w:val="decimal"/>
      <w:isLgl/>
      <w:lvlText w:val="%1.%2.%3.%4.%5.%6.%7.%8.%9."/>
      <w:lvlJc w:val="left"/>
      <w:pPr>
        <w:ind w:left="1785" w:hanging="1800"/>
      </w:pPr>
      <w:rPr>
        <w:rFonts w:hint="default"/>
      </w:rPr>
    </w:lvl>
  </w:abstractNum>
  <w:abstractNum w:abstractNumId="13" w15:restartNumberingAfterBreak="0">
    <w:nsid w:val="553C1503"/>
    <w:multiLevelType w:val="hybridMultilevel"/>
    <w:tmpl w:val="914216BA"/>
    <w:lvl w:ilvl="0" w:tplc="B6BA7922">
      <w:start w:val="1"/>
      <w:numFmt w:val="decimal"/>
      <w:lvlText w:val="%1."/>
      <w:lvlJc w:val="left"/>
      <w:pPr>
        <w:ind w:left="720" w:hanging="360"/>
      </w:pPr>
      <w:rPr>
        <w:rFonts w:ascii="Arial" w:eastAsia="Arial" w:hAnsi="Arial" w:cs="Arial"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15:restartNumberingAfterBreak="0">
    <w:nsid w:val="662434AC"/>
    <w:multiLevelType w:val="hybridMultilevel"/>
    <w:tmpl w:val="E3467F84"/>
    <w:lvl w:ilvl="0" w:tplc="040C000B">
      <w:start w:val="1"/>
      <w:numFmt w:val="bullet"/>
      <w:lvlText w:val=""/>
      <w:lvlJc w:val="left"/>
      <w:pPr>
        <w:ind w:left="705" w:hanging="360"/>
      </w:pPr>
      <w:rPr>
        <w:rFonts w:ascii="Wingdings" w:hAnsi="Wingdings" w:hint="default"/>
      </w:rPr>
    </w:lvl>
    <w:lvl w:ilvl="1" w:tplc="040C0003" w:tentative="1">
      <w:start w:val="1"/>
      <w:numFmt w:val="bullet"/>
      <w:lvlText w:val="o"/>
      <w:lvlJc w:val="left"/>
      <w:pPr>
        <w:ind w:left="1425" w:hanging="360"/>
      </w:pPr>
      <w:rPr>
        <w:rFonts w:ascii="Courier New" w:hAnsi="Courier New" w:cs="Courier New" w:hint="default"/>
      </w:rPr>
    </w:lvl>
    <w:lvl w:ilvl="2" w:tplc="040C0005" w:tentative="1">
      <w:start w:val="1"/>
      <w:numFmt w:val="bullet"/>
      <w:lvlText w:val=""/>
      <w:lvlJc w:val="left"/>
      <w:pPr>
        <w:ind w:left="2145" w:hanging="360"/>
      </w:pPr>
      <w:rPr>
        <w:rFonts w:ascii="Wingdings" w:hAnsi="Wingdings" w:hint="default"/>
      </w:rPr>
    </w:lvl>
    <w:lvl w:ilvl="3" w:tplc="040C0001" w:tentative="1">
      <w:start w:val="1"/>
      <w:numFmt w:val="bullet"/>
      <w:lvlText w:val=""/>
      <w:lvlJc w:val="left"/>
      <w:pPr>
        <w:ind w:left="2865" w:hanging="360"/>
      </w:pPr>
      <w:rPr>
        <w:rFonts w:ascii="Symbol" w:hAnsi="Symbol" w:hint="default"/>
      </w:rPr>
    </w:lvl>
    <w:lvl w:ilvl="4" w:tplc="040C0003" w:tentative="1">
      <w:start w:val="1"/>
      <w:numFmt w:val="bullet"/>
      <w:lvlText w:val="o"/>
      <w:lvlJc w:val="left"/>
      <w:pPr>
        <w:ind w:left="3585" w:hanging="360"/>
      </w:pPr>
      <w:rPr>
        <w:rFonts w:ascii="Courier New" w:hAnsi="Courier New" w:cs="Courier New" w:hint="default"/>
      </w:rPr>
    </w:lvl>
    <w:lvl w:ilvl="5" w:tplc="040C0005" w:tentative="1">
      <w:start w:val="1"/>
      <w:numFmt w:val="bullet"/>
      <w:lvlText w:val=""/>
      <w:lvlJc w:val="left"/>
      <w:pPr>
        <w:ind w:left="4305" w:hanging="360"/>
      </w:pPr>
      <w:rPr>
        <w:rFonts w:ascii="Wingdings" w:hAnsi="Wingdings" w:hint="default"/>
      </w:rPr>
    </w:lvl>
    <w:lvl w:ilvl="6" w:tplc="040C0001" w:tentative="1">
      <w:start w:val="1"/>
      <w:numFmt w:val="bullet"/>
      <w:lvlText w:val=""/>
      <w:lvlJc w:val="left"/>
      <w:pPr>
        <w:ind w:left="5025" w:hanging="360"/>
      </w:pPr>
      <w:rPr>
        <w:rFonts w:ascii="Symbol" w:hAnsi="Symbol" w:hint="default"/>
      </w:rPr>
    </w:lvl>
    <w:lvl w:ilvl="7" w:tplc="040C0003" w:tentative="1">
      <w:start w:val="1"/>
      <w:numFmt w:val="bullet"/>
      <w:lvlText w:val="o"/>
      <w:lvlJc w:val="left"/>
      <w:pPr>
        <w:ind w:left="5745" w:hanging="360"/>
      </w:pPr>
      <w:rPr>
        <w:rFonts w:ascii="Courier New" w:hAnsi="Courier New" w:cs="Courier New" w:hint="default"/>
      </w:rPr>
    </w:lvl>
    <w:lvl w:ilvl="8" w:tplc="040C0005" w:tentative="1">
      <w:start w:val="1"/>
      <w:numFmt w:val="bullet"/>
      <w:lvlText w:val=""/>
      <w:lvlJc w:val="left"/>
      <w:pPr>
        <w:ind w:left="6465" w:hanging="360"/>
      </w:pPr>
      <w:rPr>
        <w:rFonts w:ascii="Wingdings" w:hAnsi="Wingdings" w:hint="default"/>
      </w:rPr>
    </w:lvl>
  </w:abstractNum>
  <w:abstractNum w:abstractNumId="15" w15:restartNumberingAfterBreak="0">
    <w:nsid w:val="6F2B244D"/>
    <w:multiLevelType w:val="hybridMultilevel"/>
    <w:tmpl w:val="8CE6F2E8"/>
    <w:lvl w:ilvl="0" w:tplc="576643B4">
      <w:start w:val="1"/>
      <w:numFmt w:val="bullet"/>
      <w:lvlText w:val=""/>
      <w:lvlJc w:val="left"/>
      <w:pPr>
        <w:ind w:left="1080" w:firstLine="0"/>
      </w:pPr>
      <w:rPr>
        <w:rFonts w:ascii="Wingdings" w:eastAsia="Wingdings" w:hAnsi="Wingdings" w:cs="Wingdings"/>
        <w:b w:val="0"/>
        <w:i w:val="0"/>
        <w:strike w:val="0"/>
        <w:dstrike w:val="0"/>
        <w:color w:val="000000"/>
        <w:sz w:val="24"/>
        <w:u w:val="none" w:color="000000"/>
        <w:effect w:val="none"/>
        <w:bdr w:val="none" w:sz="0" w:space="0" w:color="auto" w:frame="1"/>
        <w:vertAlign w:val="baseline"/>
      </w:rPr>
    </w:lvl>
    <w:lvl w:ilvl="1" w:tplc="C5D046B0">
      <w:start w:val="1"/>
      <w:numFmt w:val="bullet"/>
      <w:lvlText w:val="o"/>
      <w:lvlJc w:val="left"/>
      <w:pPr>
        <w:ind w:left="1800" w:firstLine="0"/>
      </w:pPr>
      <w:rPr>
        <w:rFonts w:ascii="Wingdings" w:eastAsia="Wingdings" w:hAnsi="Wingdings" w:cs="Wingdings"/>
        <w:b w:val="0"/>
        <w:i w:val="0"/>
        <w:strike w:val="0"/>
        <w:dstrike w:val="0"/>
        <w:color w:val="000000"/>
        <w:sz w:val="24"/>
        <w:u w:val="none" w:color="000000"/>
        <w:effect w:val="none"/>
        <w:bdr w:val="none" w:sz="0" w:space="0" w:color="auto" w:frame="1"/>
        <w:vertAlign w:val="baseline"/>
      </w:rPr>
    </w:lvl>
    <w:lvl w:ilvl="2" w:tplc="4984A720">
      <w:start w:val="1"/>
      <w:numFmt w:val="bullet"/>
      <w:lvlText w:val="▪"/>
      <w:lvlJc w:val="left"/>
      <w:pPr>
        <w:ind w:left="2520" w:firstLine="0"/>
      </w:pPr>
      <w:rPr>
        <w:rFonts w:ascii="Wingdings" w:eastAsia="Wingdings" w:hAnsi="Wingdings" w:cs="Wingdings"/>
        <w:b w:val="0"/>
        <w:i w:val="0"/>
        <w:strike w:val="0"/>
        <w:dstrike w:val="0"/>
        <w:color w:val="000000"/>
        <w:sz w:val="24"/>
        <w:u w:val="none" w:color="000000"/>
        <w:effect w:val="none"/>
        <w:bdr w:val="none" w:sz="0" w:space="0" w:color="auto" w:frame="1"/>
        <w:vertAlign w:val="baseline"/>
      </w:rPr>
    </w:lvl>
    <w:lvl w:ilvl="3" w:tplc="2B4ED970">
      <w:start w:val="1"/>
      <w:numFmt w:val="bullet"/>
      <w:lvlText w:val="•"/>
      <w:lvlJc w:val="left"/>
      <w:pPr>
        <w:ind w:left="3240" w:firstLine="0"/>
      </w:pPr>
      <w:rPr>
        <w:rFonts w:ascii="Wingdings" w:eastAsia="Wingdings" w:hAnsi="Wingdings" w:cs="Wingdings"/>
        <w:b w:val="0"/>
        <w:i w:val="0"/>
        <w:strike w:val="0"/>
        <w:dstrike w:val="0"/>
        <w:color w:val="000000"/>
        <w:sz w:val="24"/>
        <w:u w:val="none" w:color="000000"/>
        <w:effect w:val="none"/>
        <w:bdr w:val="none" w:sz="0" w:space="0" w:color="auto" w:frame="1"/>
        <w:vertAlign w:val="baseline"/>
      </w:rPr>
    </w:lvl>
    <w:lvl w:ilvl="4" w:tplc="223256F2">
      <w:start w:val="1"/>
      <w:numFmt w:val="bullet"/>
      <w:lvlText w:val="o"/>
      <w:lvlJc w:val="left"/>
      <w:pPr>
        <w:ind w:left="3960" w:firstLine="0"/>
      </w:pPr>
      <w:rPr>
        <w:rFonts w:ascii="Wingdings" w:eastAsia="Wingdings" w:hAnsi="Wingdings" w:cs="Wingdings"/>
        <w:b w:val="0"/>
        <w:i w:val="0"/>
        <w:strike w:val="0"/>
        <w:dstrike w:val="0"/>
        <w:color w:val="000000"/>
        <w:sz w:val="24"/>
        <w:u w:val="none" w:color="000000"/>
        <w:effect w:val="none"/>
        <w:bdr w:val="none" w:sz="0" w:space="0" w:color="auto" w:frame="1"/>
        <w:vertAlign w:val="baseline"/>
      </w:rPr>
    </w:lvl>
    <w:lvl w:ilvl="5" w:tplc="DF7AE46E">
      <w:start w:val="1"/>
      <w:numFmt w:val="bullet"/>
      <w:lvlText w:val="▪"/>
      <w:lvlJc w:val="left"/>
      <w:pPr>
        <w:ind w:left="4680" w:firstLine="0"/>
      </w:pPr>
      <w:rPr>
        <w:rFonts w:ascii="Wingdings" w:eastAsia="Wingdings" w:hAnsi="Wingdings" w:cs="Wingdings"/>
        <w:b w:val="0"/>
        <w:i w:val="0"/>
        <w:strike w:val="0"/>
        <w:dstrike w:val="0"/>
        <w:color w:val="000000"/>
        <w:sz w:val="24"/>
        <w:u w:val="none" w:color="000000"/>
        <w:effect w:val="none"/>
        <w:bdr w:val="none" w:sz="0" w:space="0" w:color="auto" w:frame="1"/>
        <w:vertAlign w:val="baseline"/>
      </w:rPr>
    </w:lvl>
    <w:lvl w:ilvl="6" w:tplc="F9C241AA">
      <w:start w:val="1"/>
      <w:numFmt w:val="bullet"/>
      <w:lvlText w:val="•"/>
      <w:lvlJc w:val="left"/>
      <w:pPr>
        <w:ind w:left="5400" w:firstLine="0"/>
      </w:pPr>
      <w:rPr>
        <w:rFonts w:ascii="Wingdings" w:eastAsia="Wingdings" w:hAnsi="Wingdings" w:cs="Wingdings"/>
        <w:b w:val="0"/>
        <w:i w:val="0"/>
        <w:strike w:val="0"/>
        <w:dstrike w:val="0"/>
        <w:color w:val="000000"/>
        <w:sz w:val="24"/>
        <w:u w:val="none" w:color="000000"/>
        <w:effect w:val="none"/>
        <w:bdr w:val="none" w:sz="0" w:space="0" w:color="auto" w:frame="1"/>
        <w:vertAlign w:val="baseline"/>
      </w:rPr>
    </w:lvl>
    <w:lvl w:ilvl="7" w:tplc="A3522B22">
      <w:start w:val="1"/>
      <w:numFmt w:val="bullet"/>
      <w:lvlText w:val="o"/>
      <w:lvlJc w:val="left"/>
      <w:pPr>
        <w:ind w:left="6120" w:firstLine="0"/>
      </w:pPr>
      <w:rPr>
        <w:rFonts w:ascii="Wingdings" w:eastAsia="Wingdings" w:hAnsi="Wingdings" w:cs="Wingdings"/>
        <w:b w:val="0"/>
        <w:i w:val="0"/>
        <w:strike w:val="0"/>
        <w:dstrike w:val="0"/>
        <w:color w:val="000000"/>
        <w:sz w:val="24"/>
        <w:u w:val="none" w:color="000000"/>
        <w:effect w:val="none"/>
        <w:bdr w:val="none" w:sz="0" w:space="0" w:color="auto" w:frame="1"/>
        <w:vertAlign w:val="baseline"/>
      </w:rPr>
    </w:lvl>
    <w:lvl w:ilvl="8" w:tplc="46441A48">
      <w:start w:val="1"/>
      <w:numFmt w:val="bullet"/>
      <w:lvlText w:val="▪"/>
      <w:lvlJc w:val="left"/>
      <w:pPr>
        <w:ind w:left="6840" w:firstLine="0"/>
      </w:pPr>
      <w:rPr>
        <w:rFonts w:ascii="Wingdings" w:eastAsia="Wingdings" w:hAnsi="Wingdings" w:cs="Wingdings"/>
        <w:b w:val="0"/>
        <w:i w:val="0"/>
        <w:strike w:val="0"/>
        <w:dstrike w:val="0"/>
        <w:color w:val="000000"/>
        <w:sz w:val="24"/>
        <w:u w:val="none" w:color="000000"/>
        <w:effect w:val="none"/>
        <w:bdr w:val="none" w:sz="0" w:space="0" w:color="auto" w:frame="1"/>
        <w:vertAlign w:val="baseline"/>
      </w:rPr>
    </w:lvl>
  </w:abstractNum>
  <w:abstractNum w:abstractNumId="16" w15:restartNumberingAfterBreak="0">
    <w:nsid w:val="7973079C"/>
    <w:multiLevelType w:val="multilevel"/>
    <w:tmpl w:val="3DCABDC6"/>
    <w:lvl w:ilvl="0">
      <w:start w:val="1"/>
      <w:numFmt w:val="decimal"/>
      <w:lvlText w:val="%1."/>
      <w:lvlJc w:val="left"/>
      <w:pPr>
        <w:ind w:left="345" w:hanging="360"/>
      </w:pPr>
      <w:rPr>
        <w:rFonts w:hint="default"/>
      </w:rPr>
    </w:lvl>
    <w:lvl w:ilvl="1">
      <w:start w:val="1"/>
      <w:numFmt w:val="decimal"/>
      <w:isLgl/>
      <w:lvlText w:val="%1.%2."/>
      <w:lvlJc w:val="left"/>
      <w:pPr>
        <w:ind w:left="345" w:hanging="360"/>
      </w:pPr>
      <w:rPr>
        <w:rFonts w:hint="default"/>
        <w:color w:val="auto"/>
      </w:rPr>
    </w:lvl>
    <w:lvl w:ilvl="2">
      <w:start w:val="1"/>
      <w:numFmt w:val="decimal"/>
      <w:isLgl/>
      <w:lvlText w:val="%1.%2.%3."/>
      <w:lvlJc w:val="left"/>
      <w:pPr>
        <w:ind w:left="705" w:hanging="720"/>
      </w:pPr>
      <w:rPr>
        <w:rFonts w:hint="default"/>
      </w:rPr>
    </w:lvl>
    <w:lvl w:ilvl="3">
      <w:start w:val="1"/>
      <w:numFmt w:val="decimal"/>
      <w:isLgl/>
      <w:lvlText w:val="%1.%2.%3.%4."/>
      <w:lvlJc w:val="left"/>
      <w:pPr>
        <w:ind w:left="705" w:hanging="720"/>
      </w:pPr>
      <w:rPr>
        <w:rFonts w:hint="default"/>
      </w:rPr>
    </w:lvl>
    <w:lvl w:ilvl="4">
      <w:start w:val="1"/>
      <w:numFmt w:val="decimal"/>
      <w:isLgl/>
      <w:lvlText w:val="%1.%2.%3.%4.%5."/>
      <w:lvlJc w:val="left"/>
      <w:pPr>
        <w:ind w:left="1065" w:hanging="1080"/>
      </w:pPr>
      <w:rPr>
        <w:rFonts w:hint="default"/>
      </w:rPr>
    </w:lvl>
    <w:lvl w:ilvl="5">
      <w:start w:val="1"/>
      <w:numFmt w:val="decimal"/>
      <w:isLgl/>
      <w:lvlText w:val="%1.%2.%3.%4.%5.%6."/>
      <w:lvlJc w:val="left"/>
      <w:pPr>
        <w:ind w:left="1065" w:hanging="1080"/>
      </w:pPr>
      <w:rPr>
        <w:rFonts w:hint="default"/>
      </w:rPr>
    </w:lvl>
    <w:lvl w:ilvl="6">
      <w:start w:val="1"/>
      <w:numFmt w:val="decimal"/>
      <w:isLgl/>
      <w:lvlText w:val="%1.%2.%3.%4.%5.%6.%7."/>
      <w:lvlJc w:val="left"/>
      <w:pPr>
        <w:ind w:left="1425" w:hanging="1440"/>
      </w:pPr>
      <w:rPr>
        <w:rFonts w:hint="default"/>
      </w:rPr>
    </w:lvl>
    <w:lvl w:ilvl="7">
      <w:start w:val="1"/>
      <w:numFmt w:val="decimal"/>
      <w:isLgl/>
      <w:lvlText w:val="%1.%2.%3.%4.%5.%6.%7.%8."/>
      <w:lvlJc w:val="left"/>
      <w:pPr>
        <w:ind w:left="1425" w:hanging="1440"/>
      </w:pPr>
      <w:rPr>
        <w:rFonts w:hint="default"/>
      </w:rPr>
    </w:lvl>
    <w:lvl w:ilvl="8">
      <w:start w:val="1"/>
      <w:numFmt w:val="decimal"/>
      <w:isLgl/>
      <w:lvlText w:val="%1.%2.%3.%4.%5.%6.%7.%8.%9."/>
      <w:lvlJc w:val="left"/>
      <w:pPr>
        <w:ind w:left="1785" w:hanging="1800"/>
      </w:pPr>
      <w:rPr>
        <w:rFonts w:hint="default"/>
      </w:rPr>
    </w:lvl>
  </w:abstractNum>
  <w:num w:numId="1" w16cid:durableId="439029658">
    <w:abstractNumId w:val="8"/>
  </w:num>
  <w:num w:numId="2" w16cid:durableId="2134782132">
    <w:abstractNumId w:val="15"/>
  </w:num>
  <w:num w:numId="3" w16cid:durableId="1565139320">
    <w:abstractNumId w:val="11"/>
  </w:num>
  <w:num w:numId="4" w16cid:durableId="1474130978">
    <w:abstractNumId w:val="3"/>
  </w:num>
  <w:num w:numId="5" w16cid:durableId="628124753">
    <w:abstractNumId w:val="4"/>
  </w:num>
  <w:num w:numId="6" w16cid:durableId="541139814">
    <w:abstractNumId w:val="2"/>
  </w:num>
  <w:num w:numId="7" w16cid:durableId="1649049288">
    <w:abstractNumId w:val="10"/>
  </w:num>
  <w:num w:numId="8" w16cid:durableId="160514949">
    <w:abstractNumId w:val="9"/>
  </w:num>
  <w:num w:numId="9" w16cid:durableId="1558972068">
    <w:abstractNumId w:val="13"/>
  </w:num>
  <w:num w:numId="10" w16cid:durableId="2144617322">
    <w:abstractNumId w:val="12"/>
  </w:num>
  <w:num w:numId="11" w16cid:durableId="1470780673">
    <w:abstractNumId w:val="5"/>
  </w:num>
  <w:num w:numId="12" w16cid:durableId="1865703809">
    <w:abstractNumId w:val="16"/>
  </w:num>
  <w:num w:numId="13" w16cid:durableId="277227076">
    <w:abstractNumId w:val="1"/>
  </w:num>
  <w:num w:numId="14" w16cid:durableId="1682899687">
    <w:abstractNumId w:val="0"/>
  </w:num>
  <w:num w:numId="15" w16cid:durableId="901015927">
    <w:abstractNumId w:val="7"/>
  </w:num>
  <w:num w:numId="16" w16cid:durableId="2052337123">
    <w:abstractNumId w:val="6"/>
  </w:num>
  <w:num w:numId="17" w16cid:durableId="644314618">
    <w:abstractNumId w:val="1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wamba Kasongo, Dahouda (Katanga - CD)">
    <w15:presenceInfo w15:providerId="AD" w15:userId="S::Dahouda.Mwamba@kamotocopper.com::e4268f9b-c638-4d63-9d6c-3dbff631d97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073C"/>
    <w:rsid w:val="00002457"/>
    <w:rsid w:val="00021ECA"/>
    <w:rsid w:val="00032CC2"/>
    <w:rsid w:val="000F2DBF"/>
    <w:rsid w:val="00105A07"/>
    <w:rsid w:val="001210AB"/>
    <w:rsid w:val="001B23FB"/>
    <w:rsid w:val="00246F3F"/>
    <w:rsid w:val="00250FE5"/>
    <w:rsid w:val="002B0B88"/>
    <w:rsid w:val="00304FF9"/>
    <w:rsid w:val="00323B83"/>
    <w:rsid w:val="003C06C7"/>
    <w:rsid w:val="003D7770"/>
    <w:rsid w:val="004068A0"/>
    <w:rsid w:val="00431AEB"/>
    <w:rsid w:val="004F2F6C"/>
    <w:rsid w:val="004F5B3E"/>
    <w:rsid w:val="0058073C"/>
    <w:rsid w:val="005B4FA8"/>
    <w:rsid w:val="005C13AD"/>
    <w:rsid w:val="005E5E58"/>
    <w:rsid w:val="00625D83"/>
    <w:rsid w:val="00637C8A"/>
    <w:rsid w:val="00654709"/>
    <w:rsid w:val="006564C2"/>
    <w:rsid w:val="006B6080"/>
    <w:rsid w:val="006E036F"/>
    <w:rsid w:val="0070228B"/>
    <w:rsid w:val="00721E2D"/>
    <w:rsid w:val="00744B0F"/>
    <w:rsid w:val="007B4653"/>
    <w:rsid w:val="007D1F2A"/>
    <w:rsid w:val="007E7AB1"/>
    <w:rsid w:val="0082489B"/>
    <w:rsid w:val="008C1FBB"/>
    <w:rsid w:val="00932A0E"/>
    <w:rsid w:val="00946FAE"/>
    <w:rsid w:val="009A4DF0"/>
    <w:rsid w:val="00A40890"/>
    <w:rsid w:val="00A46EBF"/>
    <w:rsid w:val="00A87DBD"/>
    <w:rsid w:val="00A90F54"/>
    <w:rsid w:val="00AE4A12"/>
    <w:rsid w:val="00AF091E"/>
    <w:rsid w:val="00B4493E"/>
    <w:rsid w:val="00B96135"/>
    <w:rsid w:val="00D167F1"/>
    <w:rsid w:val="00D466D9"/>
    <w:rsid w:val="00E200C9"/>
    <w:rsid w:val="00E25CDE"/>
    <w:rsid w:val="00E352C0"/>
    <w:rsid w:val="00E57D44"/>
    <w:rsid w:val="00EC4F98"/>
    <w:rsid w:val="00EF106C"/>
    <w:rsid w:val="00F272CD"/>
    <w:rsid w:val="00FF4F0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62D3C9"/>
  <w15:chartTrackingRefBased/>
  <w15:docId w15:val="{90978C32-129D-4555-9CD1-93246F2273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73C"/>
    <w:pPr>
      <w:spacing w:after="299" w:line="340" w:lineRule="auto"/>
      <w:ind w:left="-5" w:right="12" w:hanging="10"/>
      <w:jc w:val="both"/>
    </w:pPr>
    <w:rPr>
      <w:rFonts w:ascii="Times New Roman" w:eastAsia="Times New Roman" w:hAnsi="Times New Roman" w:cs="Times New Roman"/>
      <w:color w:val="000000"/>
      <w:sz w:val="24"/>
      <w:lang w:eastAsia="fr-FR"/>
    </w:rPr>
  </w:style>
  <w:style w:type="paragraph" w:styleId="Heading1">
    <w:name w:val="heading 1"/>
    <w:next w:val="Normal"/>
    <w:link w:val="Heading1Char"/>
    <w:uiPriority w:val="9"/>
    <w:qFormat/>
    <w:rsid w:val="0058073C"/>
    <w:pPr>
      <w:keepNext/>
      <w:keepLines/>
      <w:spacing w:after="327" w:line="302" w:lineRule="auto"/>
      <w:ind w:left="10" w:right="-15" w:hanging="10"/>
      <w:jc w:val="center"/>
      <w:outlineLvl w:val="0"/>
    </w:pPr>
    <w:rPr>
      <w:rFonts w:ascii="Times New Roman" w:eastAsia="Times New Roman" w:hAnsi="Times New Roman" w:cs="Times New Roman"/>
      <w:b/>
      <w:color w:val="000000"/>
      <w:sz w:val="28"/>
      <w:lang w:eastAsia="fr-FR"/>
    </w:rPr>
  </w:style>
  <w:style w:type="paragraph" w:styleId="Heading2">
    <w:name w:val="heading 2"/>
    <w:next w:val="Normal"/>
    <w:link w:val="Heading2Char"/>
    <w:uiPriority w:val="9"/>
    <w:unhideWhenUsed/>
    <w:qFormat/>
    <w:rsid w:val="0058073C"/>
    <w:pPr>
      <w:keepNext/>
      <w:keepLines/>
      <w:spacing w:after="293" w:line="302" w:lineRule="auto"/>
      <w:ind w:left="-5" w:right="-15" w:hanging="10"/>
      <w:outlineLvl w:val="1"/>
    </w:pPr>
    <w:rPr>
      <w:rFonts w:ascii="Times New Roman" w:eastAsia="Times New Roman" w:hAnsi="Times New Roman" w:cs="Times New Roman"/>
      <w:b/>
      <w:color w:val="000000"/>
      <w:sz w:val="26"/>
      <w:lang w:eastAsia="fr-FR"/>
    </w:rPr>
  </w:style>
  <w:style w:type="paragraph" w:styleId="Heading3">
    <w:name w:val="heading 3"/>
    <w:basedOn w:val="Normal"/>
    <w:next w:val="Normal"/>
    <w:link w:val="Heading3Char"/>
    <w:uiPriority w:val="9"/>
    <w:unhideWhenUsed/>
    <w:qFormat/>
    <w:rsid w:val="00932A0E"/>
    <w:pPr>
      <w:keepNext/>
      <w:keepLines/>
      <w:spacing w:before="40" w:after="0"/>
      <w:outlineLvl w:val="2"/>
    </w:pPr>
    <w:rPr>
      <w:rFonts w:asciiTheme="majorHAnsi" w:eastAsiaTheme="majorEastAsia" w:hAnsiTheme="majorHAnsi" w:cstheme="majorBidi"/>
      <w:color w:val="1F4D78" w:themeColor="accent1" w:themeShade="7F"/>
      <w:szCs w:val="24"/>
    </w:rPr>
  </w:style>
  <w:style w:type="paragraph" w:styleId="Heading4">
    <w:name w:val="heading 4"/>
    <w:next w:val="Normal"/>
    <w:link w:val="Heading4Char"/>
    <w:uiPriority w:val="9"/>
    <w:semiHidden/>
    <w:unhideWhenUsed/>
    <w:qFormat/>
    <w:rsid w:val="0058073C"/>
    <w:pPr>
      <w:keepNext/>
      <w:keepLines/>
      <w:spacing w:after="284" w:line="302" w:lineRule="auto"/>
      <w:ind w:left="-5" w:right="-15" w:hanging="10"/>
      <w:outlineLvl w:val="3"/>
    </w:pPr>
    <w:rPr>
      <w:rFonts w:ascii="Times New Roman" w:eastAsia="Times New Roman" w:hAnsi="Times New Roman" w:cs="Times New Roman"/>
      <w:b/>
      <w:color w:val="000000"/>
      <w:sz w:val="24"/>
      <w:lang w:eastAsia="fr-FR"/>
    </w:rPr>
  </w:style>
  <w:style w:type="paragraph" w:styleId="Heading5">
    <w:name w:val="heading 5"/>
    <w:next w:val="Normal"/>
    <w:link w:val="Heading5Char"/>
    <w:uiPriority w:val="9"/>
    <w:semiHidden/>
    <w:unhideWhenUsed/>
    <w:qFormat/>
    <w:rsid w:val="0058073C"/>
    <w:pPr>
      <w:keepNext/>
      <w:keepLines/>
      <w:spacing w:after="284" w:line="302" w:lineRule="auto"/>
      <w:ind w:left="-5" w:right="-15" w:hanging="10"/>
      <w:outlineLvl w:val="4"/>
    </w:pPr>
    <w:rPr>
      <w:rFonts w:ascii="Times New Roman" w:eastAsia="Times New Roman" w:hAnsi="Times New Roman" w:cs="Times New Roman"/>
      <w:b/>
      <w:color w:val="000000"/>
      <w:sz w:val="24"/>
      <w:lang w:eastAsia="fr-FR"/>
    </w:rPr>
  </w:style>
  <w:style w:type="paragraph" w:styleId="Heading6">
    <w:name w:val="heading 6"/>
    <w:next w:val="Normal"/>
    <w:link w:val="Heading6Char"/>
    <w:uiPriority w:val="9"/>
    <w:semiHidden/>
    <w:unhideWhenUsed/>
    <w:qFormat/>
    <w:rsid w:val="0058073C"/>
    <w:pPr>
      <w:keepNext/>
      <w:keepLines/>
      <w:spacing w:after="284" w:line="302" w:lineRule="auto"/>
      <w:ind w:left="-5" w:right="-15" w:hanging="10"/>
      <w:outlineLvl w:val="5"/>
    </w:pPr>
    <w:rPr>
      <w:rFonts w:ascii="Times New Roman" w:eastAsia="Times New Roman" w:hAnsi="Times New Roman" w:cs="Times New Roman"/>
      <w:b/>
      <w:color w:val="000000"/>
      <w:sz w:val="24"/>
      <w:lang w:eastAsia="fr-F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8073C"/>
    <w:pPr>
      <w:tabs>
        <w:tab w:val="center" w:pos="4536"/>
        <w:tab w:val="right" w:pos="9072"/>
      </w:tabs>
      <w:spacing w:after="0" w:line="240" w:lineRule="auto"/>
    </w:pPr>
  </w:style>
  <w:style w:type="character" w:customStyle="1" w:styleId="HeaderChar">
    <w:name w:val="Header Char"/>
    <w:basedOn w:val="DefaultParagraphFont"/>
    <w:link w:val="Header"/>
    <w:uiPriority w:val="99"/>
    <w:rsid w:val="0058073C"/>
  </w:style>
  <w:style w:type="paragraph" w:styleId="Footer">
    <w:name w:val="footer"/>
    <w:basedOn w:val="Normal"/>
    <w:link w:val="FooterChar"/>
    <w:uiPriority w:val="99"/>
    <w:unhideWhenUsed/>
    <w:rsid w:val="0058073C"/>
    <w:pPr>
      <w:tabs>
        <w:tab w:val="center" w:pos="4536"/>
        <w:tab w:val="right" w:pos="9072"/>
      </w:tabs>
      <w:spacing w:after="0" w:line="240" w:lineRule="auto"/>
    </w:pPr>
  </w:style>
  <w:style w:type="character" w:customStyle="1" w:styleId="FooterChar">
    <w:name w:val="Footer Char"/>
    <w:basedOn w:val="DefaultParagraphFont"/>
    <w:link w:val="Footer"/>
    <w:uiPriority w:val="99"/>
    <w:rsid w:val="0058073C"/>
  </w:style>
  <w:style w:type="character" w:customStyle="1" w:styleId="Heading1Char">
    <w:name w:val="Heading 1 Char"/>
    <w:basedOn w:val="DefaultParagraphFont"/>
    <w:link w:val="Heading1"/>
    <w:uiPriority w:val="9"/>
    <w:rsid w:val="0058073C"/>
    <w:rPr>
      <w:rFonts w:ascii="Times New Roman" w:eastAsia="Times New Roman" w:hAnsi="Times New Roman" w:cs="Times New Roman"/>
      <w:b/>
      <w:color w:val="000000"/>
      <w:sz w:val="28"/>
      <w:lang w:eastAsia="fr-FR"/>
    </w:rPr>
  </w:style>
  <w:style w:type="character" w:customStyle="1" w:styleId="Heading2Char">
    <w:name w:val="Heading 2 Char"/>
    <w:basedOn w:val="DefaultParagraphFont"/>
    <w:link w:val="Heading2"/>
    <w:uiPriority w:val="9"/>
    <w:rsid w:val="0058073C"/>
    <w:rPr>
      <w:rFonts w:ascii="Times New Roman" w:eastAsia="Times New Roman" w:hAnsi="Times New Roman" w:cs="Times New Roman"/>
      <w:b/>
      <w:color w:val="000000"/>
      <w:sz w:val="26"/>
      <w:lang w:eastAsia="fr-FR"/>
    </w:rPr>
  </w:style>
  <w:style w:type="character" w:customStyle="1" w:styleId="Heading4Char">
    <w:name w:val="Heading 4 Char"/>
    <w:basedOn w:val="DefaultParagraphFont"/>
    <w:link w:val="Heading4"/>
    <w:uiPriority w:val="9"/>
    <w:semiHidden/>
    <w:rsid w:val="0058073C"/>
    <w:rPr>
      <w:rFonts w:ascii="Times New Roman" w:eastAsia="Times New Roman" w:hAnsi="Times New Roman" w:cs="Times New Roman"/>
      <w:b/>
      <w:color w:val="000000"/>
      <w:sz w:val="24"/>
      <w:lang w:eastAsia="fr-FR"/>
    </w:rPr>
  </w:style>
  <w:style w:type="character" w:customStyle="1" w:styleId="Heading5Char">
    <w:name w:val="Heading 5 Char"/>
    <w:basedOn w:val="DefaultParagraphFont"/>
    <w:link w:val="Heading5"/>
    <w:uiPriority w:val="9"/>
    <w:semiHidden/>
    <w:rsid w:val="0058073C"/>
    <w:rPr>
      <w:rFonts w:ascii="Times New Roman" w:eastAsia="Times New Roman" w:hAnsi="Times New Roman" w:cs="Times New Roman"/>
      <w:b/>
      <w:color w:val="000000"/>
      <w:sz w:val="24"/>
      <w:lang w:eastAsia="fr-FR"/>
    </w:rPr>
  </w:style>
  <w:style w:type="character" w:customStyle="1" w:styleId="Heading6Char">
    <w:name w:val="Heading 6 Char"/>
    <w:basedOn w:val="DefaultParagraphFont"/>
    <w:link w:val="Heading6"/>
    <w:uiPriority w:val="9"/>
    <w:semiHidden/>
    <w:rsid w:val="0058073C"/>
    <w:rPr>
      <w:rFonts w:ascii="Times New Roman" w:eastAsia="Times New Roman" w:hAnsi="Times New Roman" w:cs="Times New Roman"/>
      <w:b/>
      <w:color w:val="000000"/>
      <w:sz w:val="24"/>
      <w:lang w:eastAsia="fr-FR"/>
    </w:rPr>
  </w:style>
  <w:style w:type="character" w:customStyle="1" w:styleId="footnotedescriptionChar">
    <w:name w:val="footnote description Char"/>
    <w:link w:val="footnotedescription"/>
    <w:locked/>
    <w:rsid w:val="0058073C"/>
    <w:rPr>
      <w:rFonts w:ascii="Times New Roman" w:eastAsia="Times New Roman" w:hAnsi="Times New Roman" w:cs="Times New Roman"/>
      <w:color w:val="000000"/>
      <w:sz w:val="20"/>
    </w:rPr>
  </w:style>
  <w:style w:type="paragraph" w:customStyle="1" w:styleId="footnotedescription">
    <w:name w:val="footnote description"/>
    <w:next w:val="Normal"/>
    <w:link w:val="footnotedescriptionChar"/>
    <w:rsid w:val="0058073C"/>
    <w:pPr>
      <w:spacing w:after="0" w:line="240" w:lineRule="auto"/>
    </w:pPr>
    <w:rPr>
      <w:rFonts w:ascii="Times New Roman" w:eastAsia="Times New Roman" w:hAnsi="Times New Roman" w:cs="Times New Roman"/>
      <w:color w:val="000000"/>
      <w:sz w:val="20"/>
    </w:rPr>
  </w:style>
  <w:style w:type="character" w:customStyle="1" w:styleId="footnotemark">
    <w:name w:val="footnote mark"/>
    <w:rsid w:val="0058073C"/>
    <w:rPr>
      <w:rFonts w:ascii="Times New Roman" w:eastAsia="Times New Roman" w:hAnsi="Times New Roman" w:cs="Times New Roman" w:hint="default"/>
      <w:color w:val="000000"/>
      <w:sz w:val="20"/>
      <w:vertAlign w:val="superscript"/>
    </w:rPr>
  </w:style>
  <w:style w:type="paragraph" w:styleId="ListParagraph">
    <w:name w:val="List Paragraph"/>
    <w:basedOn w:val="Normal"/>
    <w:uiPriority w:val="34"/>
    <w:qFormat/>
    <w:rsid w:val="001210AB"/>
    <w:pPr>
      <w:ind w:left="720"/>
      <w:contextualSpacing/>
    </w:pPr>
  </w:style>
  <w:style w:type="character" w:customStyle="1" w:styleId="Heading3Char">
    <w:name w:val="Heading 3 Char"/>
    <w:basedOn w:val="DefaultParagraphFont"/>
    <w:link w:val="Heading3"/>
    <w:uiPriority w:val="9"/>
    <w:rsid w:val="00932A0E"/>
    <w:rPr>
      <w:rFonts w:asciiTheme="majorHAnsi" w:eastAsiaTheme="majorEastAsia" w:hAnsiTheme="majorHAnsi" w:cstheme="majorBidi"/>
      <w:color w:val="1F4D78" w:themeColor="accent1" w:themeShade="7F"/>
      <w:sz w:val="24"/>
      <w:szCs w:val="24"/>
      <w:lang w:eastAsia="fr-FR"/>
    </w:rPr>
  </w:style>
  <w:style w:type="character" w:styleId="CommentReference">
    <w:name w:val="annotation reference"/>
    <w:basedOn w:val="DefaultParagraphFont"/>
    <w:uiPriority w:val="99"/>
    <w:semiHidden/>
    <w:unhideWhenUsed/>
    <w:rsid w:val="00E57D44"/>
    <w:rPr>
      <w:sz w:val="16"/>
      <w:szCs w:val="16"/>
    </w:rPr>
  </w:style>
  <w:style w:type="paragraph" w:styleId="CommentText">
    <w:name w:val="annotation text"/>
    <w:basedOn w:val="Normal"/>
    <w:link w:val="CommentTextChar"/>
    <w:uiPriority w:val="99"/>
    <w:unhideWhenUsed/>
    <w:rsid w:val="00E57D44"/>
    <w:pPr>
      <w:spacing w:line="240" w:lineRule="auto"/>
    </w:pPr>
    <w:rPr>
      <w:sz w:val="20"/>
      <w:szCs w:val="20"/>
    </w:rPr>
  </w:style>
  <w:style w:type="character" w:customStyle="1" w:styleId="CommentTextChar">
    <w:name w:val="Comment Text Char"/>
    <w:basedOn w:val="DefaultParagraphFont"/>
    <w:link w:val="CommentText"/>
    <w:uiPriority w:val="99"/>
    <w:rsid w:val="00E57D44"/>
    <w:rPr>
      <w:rFonts w:ascii="Times New Roman" w:eastAsia="Times New Roman" w:hAnsi="Times New Roman" w:cs="Times New Roman"/>
      <w:color w:val="000000"/>
      <w:sz w:val="20"/>
      <w:szCs w:val="20"/>
      <w:lang w:eastAsia="fr-FR"/>
    </w:rPr>
  </w:style>
  <w:style w:type="paragraph" w:styleId="CommentSubject">
    <w:name w:val="annotation subject"/>
    <w:basedOn w:val="CommentText"/>
    <w:next w:val="CommentText"/>
    <w:link w:val="CommentSubjectChar"/>
    <w:uiPriority w:val="99"/>
    <w:semiHidden/>
    <w:unhideWhenUsed/>
    <w:rsid w:val="00E57D44"/>
    <w:rPr>
      <w:b/>
      <w:bCs/>
    </w:rPr>
  </w:style>
  <w:style w:type="character" w:customStyle="1" w:styleId="CommentSubjectChar">
    <w:name w:val="Comment Subject Char"/>
    <w:basedOn w:val="CommentTextChar"/>
    <w:link w:val="CommentSubject"/>
    <w:uiPriority w:val="99"/>
    <w:semiHidden/>
    <w:rsid w:val="00E57D44"/>
    <w:rPr>
      <w:rFonts w:ascii="Times New Roman" w:eastAsia="Times New Roman" w:hAnsi="Times New Roman" w:cs="Times New Roman"/>
      <w:b/>
      <w:bCs/>
      <w:color w:val="000000"/>
      <w:sz w:val="20"/>
      <w:szCs w:val="20"/>
      <w:lang w:eastAsia="fr-FR"/>
    </w:rPr>
  </w:style>
  <w:style w:type="paragraph" w:styleId="Revision">
    <w:name w:val="Revision"/>
    <w:hidden/>
    <w:uiPriority w:val="99"/>
    <w:semiHidden/>
    <w:rsid w:val="00E57D44"/>
    <w:pPr>
      <w:spacing w:after="0" w:line="240" w:lineRule="auto"/>
    </w:pPr>
    <w:rPr>
      <w:rFonts w:ascii="Times New Roman" w:eastAsia="Times New Roman" w:hAnsi="Times New Roman" w:cs="Times New Roman"/>
      <w:color w:val="000000"/>
      <w:sz w:val="24"/>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972458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microsoft.com/office/2011/relationships/people" Target="peop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937</Words>
  <Characters>5342</Characters>
  <Application>Microsoft Office Word</Application>
  <DocSecurity>0</DocSecurity>
  <Lines>44</Lines>
  <Paragraphs>12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dc:creator>
  <cp:keywords/>
  <dc:description/>
  <cp:lastModifiedBy>Mwamba Kasongo, Dahouda (Katanga - CD)</cp:lastModifiedBy>
  <cp:revision>2</cp:revision>
  <dcterms:created xsi:type="dcterms:W3CDTF">2026-03-10T08:54:00Z</dcterms:created>
  <dcterms:modified xsi:type="dcterms:W3CDTF">2026-03-10T08:54:00Z</dcterms:modified>
</cp:coreProperties>
</file>